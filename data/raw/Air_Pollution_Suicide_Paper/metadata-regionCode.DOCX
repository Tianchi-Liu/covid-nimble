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57B0" w:rsidRPr="00A120E2" w:rsidRDefault="00F66447" w:rsidP="00C31097">
      <w:pPr>
        <w:adjustRightInd/>
        <w:ind w:left="244" w:hangingChars="100" w:hanging="244"/>
        <w:rPr>
          <w:rFonts w:eastAsia="맑은 고딕"/>
          <w:b/>
          <w:snapToGrid w:val="0"/>
          <w:color w:val="000000" w:themeColor="text1"/>
          <w:spacing w:val="2"/>
          <w:position w:val="2"/>
          <w:szCs w:val="24"/>
        </w:rPr>
      </w:pPr>
      <w:r w:rsidRPr="00F66447">
        <w:rPr>
          <w:rFonts w:eastAsia="맑은 고딕"/>
          <w:b/>
          <w:snapToGrid w:val="0"/>
          <w:color w:val="000000" w:themeColor="text1"/>
          <w:spacing w:val="2"/>
          <w:position w:val="2"/>
          <w:szCs w:val="24"/>
        </w:rPr>
        <w:t xml:space="preserve">Table </w:t>
      </w:r>
      <w:r w:rsidR="00C31097">
        <w:rPr>
          <w:rFonts w:eastAsia="맑은 고딕" w:hint="eastAsia"/>
          <w:b/>
          <w:snapToGrid w:val="0"/>
          <w:color w:val="000000" w:themeColor="text1"/>
          <w:spacing w:val="2"/>
          <w:position w:val="2"/>
          <w:szCs w:val="24"/>
        </w:rPr>
        <w:t>S</w:t>
      </w:r>
      <w:bookmarkStart w:id="0" w:name="_GoBack"/>
      <w:bookmarkEnd w:id="0"/>
      <w:r w:rsidRPr="00F66447">
        <w:rPr>
          <w:rFonts w:eastAsia="맑은 고딕"/>
          <w:b/>
          <w:snapToGrid w:val="0"/>
          <w:color w:val="000000" w:themeColor="text1"/>
          <w:spacing w:val="2"/>
          <w:position w:val="2"/>
          <w:szCs w:val="24"/>
        </w:rPr>
        <w:t>4</w:t>
      </w:r>
      <w:r w:rsidR="000357B0" w:rsidRPr="00A120E2">
        <w:rPr>
          <w:rFonts w:eastAsia="맑은 고딕" w:hint="eastAsia"/>
          <w:b/>
          <w:snapToGrid w:val="0"/>
          <w:color w:val="000000" w:themeColor="text1"/>
          <w:spacing w:val="2"/>
          <w:position w:val="2"/>
          <w:szCs w:val="24"/>
        </w:rPr>
        <w:t>. Variables included in the analysis</w:t>
      </w:r>
      <w:r w:rsidR="000357B0" w:rsidRPr="00A120E2">
        <w:rPr>
          <w:rFonts w:eastAsia="맑은 고딕" w:hint="eastAsia"/>
          <w:b/>
          <w:snapToGrid w:val="0"/>
          <w:color w:val="000000" w:themeColor="text1"/>
          <w:spacing w:val="2"/>
          <w:position w:val="2"/>
          <w:szCs w:val="24"/>
          <w:vertAlign w:val="superscript"/>
        </w:rPr>
        <w:t>1</w:t>
      </w:r>
      <w:r w:rsidR="000357B0" w:rsidRPr="00A120E2">
        <w:rPr>
          <w:rFonts w:eastAsia="맑은 고딕" w:hint="eastAsia"/>
          <w:b/>
          <w:snapToGrid w:val="0"/>
          <w:color w:val="000000" w:themeColor="text1"/>
          <w:spacing w:val="2"/>
          <w:position w:val="2"/>
          <w:szCs w:val="24"/>
        </w:rPr>
        <w:t xml:space="preserve"> and their detail</w:t>
      </w:r>
      <w:r w:rsidR="00377D9E" w:rsidRPr="00A120E2">
        <w:rPr>
          <w:rFonts w:eastAsia="맑은 고딕"/>
          <w:b/>
          <w:snapToGrid w:val="0"/>
          <w:color w:val="000000" w:themeColor="text1"/>
          <w:spacing w:val="2"/>
          <w:position w:val="2"/>
          <w:szCs w:val="24"/>
        </w:rPr>
        <w:t>ed</w:t>
      </w:r>
      <w:r w:rsidR="000357B0" w:rsidRPr="00A120E2">
        <w:rPr>
          <w:rFonts w:eastAsia="맑은 고딕" w:hint="eastAsia"/>
          <w:b/>
          <w:snapToGrid w:val="0"/>
          <w:color w:val="000000" w:themeColor="text1"/>
          <w:spacing w:val="2"/>
          <w:position w:val="2"/>
          <w:szCs w:val="24"/>
        </w:rPr>
        <w:t xml:space="preserve"> descriptions</w:t>
      </w:r>
    </w:p>
    <w:tbl>
      <w:tblPr>
        <w:tblpPr w:leftFromText="142" w:rightFromText="142" w:vertAnchor="page" w:horzAnchor="margin" w:tblpY="2114"/>
        <w:tblW w:w="9105" w:type="dxa"/>
        <w:tblCellMar>
          <w:left w:w="99" w:type="dxa"/>
          <w:right w:w="99" w:type="dxa"/>
        </w:tblCellMar>
        <w:tblLook w:val="04A0"/>
      </w:tblPr>
      <w:tblGrid>
        <w:gridCol w:w="2793"/>
        <w:gridCol w:w="6312"/>
      </w:tblGrid>
      <w:tr w:rsidR="000357B0" w:rsidRPr="00A120E2" w:rsidTr="000357B0">
        <w:trPr>
          <w:trHeight w:val="574"/>
        </w:trPr>
        <w:tc>
          <w:tcPr>
            <w:tcW w:w="2793" w:type="dxa"/>
            <w:tcBorders>
              <w:top w:val="thinThickSmallGap" w:sz="2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357B0" w:rsidRPr="00A120E2" w:rsidRDefault="000357B0" w:rsidP="00C92928">
            <w:pPr>
              <w:widowControl/>
              <w:autoSpaceDE/>
              <w:autoSpaceDN/>
              <w:jc w:val="both"/>
              <w:rPr>
                <w:b/>
                <w:bCs/>
                <w:color w:val="000000" w:themeColor="text1"/>
                <w:sz w:val="20"/>
              </w:rPr>
            </w:pPr>
            <w:r w:rsidRPr="00A120E2">
              <w:rPr>
                <w:b/>
                <w:bCs/>
                <w:color w:val="000000" w:themeColor="text1"/>
                <w:sz w:val="20"/>
              </w:rPr>
              <w:t>Variable</w:t>
            </w:r>
          </w:p>
        </w:tc>
        <w:tc>
          <w:tcPr>
            <w:tcW w:w="6312" w:type="dxa"/>
            <w:tcBorders>
              <w:top w:val="thinThickSmallGap" w:sz="2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357B0" w:rsidRPr="00A120E2" w:rsidRDefault="000357B0" w:rsidP="00C92928">
            <w:pPr>
              <w:widowControl/>
              <w:autoSpaceDE/>
              <w:autoSpaceDN/>
              <w:jc w:val="both"/>
              <w:rPr>
                <w:b/>
                <w:bCs/>
                <w:color w:val="000000" w:themeColor="text1"/>
                <w:sz w:val="20"/>
              </w:rPr>
            </w:pPr>
            <w:r w:rsidRPr="00A120E2">
              <w:rPr>
                <w:b/>
                <w:bCs/>
                <w:color w:val="000000" w:themeColor="text1"/>
                <w:sz w:val="20"/>
              </w:rPr>
              <w:t>Description</w:t>
            </w:r>
          </w:p>
        </w:tc>
      </w:tr>
      <w:tr w:rsidR="000357B0" w:rsidRPr="00A120E2" w:rsidTr="000357B0">
        <w:trPr>
          <w:trHeight w:val="293"/>
        </w:trPr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357B0" w:rsidRPr="00A120E2" w:rsidRDefault="000357B0" w:rsidP="00C92928">
            <w:pPr>
              <w:widowControl/>
              <w:autoSpaceDE/>
              <w:autoSpaceDN/>
              <w:jc w:val="both"/>
              <w:rPr>
                <w:rFonts w:eastAsia="맑은 고딕"/>
                <w:b/>
                <w:color w:val="000000" w:themeColor="text1"/>
                <w:sz w:val="20"/>
              </w:rPr>
            </w:pPr>
            <w:r w:rsidRPr="00A120E2">
              <w:rPr>
                <w:rFonts w:eastAsia="맑은 고딕" w:hint="eastAsia"/>
                <w:b/>
                <w:color w:val="000000" w:themeColor="text1"/>
                <w:sz w:val="20"/>
              </w:rPr>
              <w:t>Dependent variable</w:t>
            </w:r>
          </w:p>
        </w:tc>
        <w:tc>
          <w:tcPr>
            <w:tcW w:w="631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0357B0" w:rsidRPr="00A120E2" w:rsidRDefault="000357B0" w:rsidP="00C92928">
            <w:pPr>
              <w:widowControl/>
              <w:autoSpaceDE/>
              <w:autoSpaceDN/>
              <w:jc w:val="both"/>
              <w:rPr>
                <w:color w:val="000000" w:themeColor="text1"/>
                <w:sz w:val="20"/>
              </w:rPr>
            </w:pPr>
          </w:p>
        </w:tc>
      </w:tr>
      <w:tr w:rsidR="000357B0" w:rsidRPr="00A120E2" w:rsidTr="000357B0">
        <w:trPr>
          <w:trHeight w:val="293"/>
        </w:trPr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357B0" w:rsidRPr="00A120E2" w:rsidRDefault="000357B0" w:rsidP="00C92928">
            <w:pPr>
              <w:widowControl/>
              <w:autoSpaceDE/>
              <w:autoSpaceDN/>
              <w:jc w:val="both"/>
              <w:rPr>
                <w:rFonts w:eastAsia="맑은 고딕"/>
                <w:color w:val="000000" w:themeColor="text1"/>
                <w:sz w:val="20"/>
              </w:rPr>
            </w:pPr>
            <w:r w:rsidRPr="00A120E2">
              <w:rPr>
                <w:rFonts w:eastAsia="맑은 고딕" w:hint="eastAsia"/>
                <w:color w:val="000000" w:themeColor="text1"/>
                <w:sz w:val="20"/>
              </w:rPr>
              <w:t xml:space="preserve"> Suicide </w:t>
            </w:r>
            <w:proofErr w:type="spellStart"/>
            <w:r w:rsidRPr="00A120E2">
              <w:rPr>
                <w:rFonts w:eastAsia="맑은 고딕" w:hint="eastAsia"/>
                <w:i/>
                <w:color w:val="000000" w:themeColor="text1"/>
                <w:sz w:val="20"/>
                <w:vertAlign w:val="subscript"/>
              </w:rPr>
              <w:t>w,r</w:t>
            </w:r>
            <w:proofErr w:type="spellEnd"/>
          </w:p>
        </w:tc>
        <w:tc>
          <w:tcPr>
            <w:tcW w:w="631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0357B0" w:rsidRPr="00A120E2" w:rsidRDefault="000357B0" w:rsidP="00391EF4">
            <w:pPr>
              <w:widowControl/>
              <w:autoSpaceDE/>
              <w:autoSpaceDN/>
              <w:jc w:val="both"/>
              <w:rPr>
                <w:rFonts w:eastAsia="맑은 고딕"/>
                <w:color w:val="000000" w:themeColor="text1"/>
                <w:sz w:val="20"/>
              </w:rPr>
            </w:pPr>
            <w:r w:rsidRPr="00A120E2">
              <w:rPr>
                <w:rFonts w:eastAsia="맑은 고딕"/>
                <w:color w:val="000000" w:themeColor="text1"/>
                <w:sz w:val="20"/>
              </w:rPr>
              <w:t>Weekly</w:t>
            </w:r>
            <w:r w:rsidRPr="00A120E2">
              <w:rPr>
                <w:color w:val="000000" w:themeColor="text1"/>
                <w:sz w:val="20"/>
              </w:rPr>
              <w:t xml:space="preserve"> suicide rate per 10</w:t>
            </w:r>
            <w:r w:rsidR="00391EF4">
              <w:rPr>
                <w:rFonts w:eastAsiaTheme="minorEastAsia" w:hint="eastAsia"/>
                <w:color w:val="000000" w:themeColor="text1"/>
                <w:sz w:val="20"/>
              </w:rPr>
              <w:t xml:space="preserve"> million</w:t>
            </w:r>
            <w:r w:rsidRPr="00A120E2">
              <w:rPr>
                <w:color w:val="000000" w:themeColor="text1"/>
                <w:sz w:val="20"/>
              </w:rPr>
              <w:t xml:space="preserve"> persons</w:t>
            </w:r>
            <w:r w:rsidRPr="00A120E2">
              <w:rPr>
                <w:rFonts w:eastAsia="맑은 고딕"/>
                <w:color w:val="000000" w:themeColor="text1"/>
                <w:sz w:val="20"/>
              </w:rPr>
              <w:t xml:space="preserve"> in week 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>(</w:t>
            </w:r>
            <w:r w:rsidRPr="00A120E2">
              <w:rPr>
                <w:rFonts w:eastAsia="맑은 고딕"/>
                <w:i/>
                <w:color w:val="000000" w:themeColor="text1"/>
                <w:sz w:val="20"/>
              </w:rPr>
              <w:t>w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>)</w:t>
            </w:r>
            <w:r w:rsidRPr="00A120E2">
              <w:rPr>
                <w:rFonts w:eastAsia="맑은 고딕"/>
                <w:color w:val="000000" w:themeColor="text1"/>
                <w:sz w:val="20"/>
              </w:rPr>
              <w:t xml:space="preserve"> by region (</w:t>
            </w:r>
            <w:r w:rsidRPr="00A120E2">
              <w:rPr>
                <w:rFonts w:eastAsia="맑은 고딕"/>
                <w:i/>
                <w:color w:val="000000" w:themeColor="text1"/>
                <w:sz w:val="20"/>
              </w:rPr>
              <w:t>r</w:t>
            </w:r>
            <w:r w:rsidRPr="00A120E2">
              <w:rPr>
                <w:rFonts w:eastAsia="맑은 고딕"/>
                <w:color w:val="000000" w:themeColor="text1"/>
                <w:sz w:val="20"/>
              </w:rPr>
              <w:t>)</w:t>
            </w:r>
          </w:p>
        </w:tc>
      </w:tr>
      <w:tr w:rsidR="000357B0" w:rsidRPr="00A120E2" w:rsidTr="000357B0">
        <w:trPr>
          <w:trHeight w:val="293"/>
        </w:trPr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357B0" w:rsidRPr="00A120E2" w:rsidRDefault="000357B0" w:rsidP="00C92928">
            <w:pPr>
              <w:widowControl/>
              <w:autoSpaceDE/>
              <w:autoSpaceDN/>
              <w:jc w:val="both"/>
              <w:rPr>
                <w:rFonts w:eastAsia="맑은 고딕"/>
                <w:b/>
                <w:color w:val="000000" w:themeColor="text1"/>
                <w:sz w:val="20"/>
              </w:rPr>
            </w:pPr>
            <w:r w:rsidRPr="00A120E2">
              <w:rPr>
                <w:rFonts w:eastAsia="맑은 고딕" w:hint="eastAsia"/>
                <w:b/>
                <w:color w:val="000000" w:themeColor="text1"/>
                <w:sz w:val="20"/>
              </w:rPr>
              <w:t>Independent variables</w:t>
            </w:r>
          </w:p>
        </w:tc>
        <w:tc>
          <w:tcPr>
            <w:tcW w:w="6312" w:type="dxa"/>
            <w:tcBorders>
              <w:left w:val="nil"/>
              <w:right w:val="nil"/>
            </w:tcBorders>
            <w:shd w:val="clear" w:color="auto" w:fill="auto"/>
            <w:noWrap/>
            <w:hideMark/>
          </w:tcPr>
          <w:p w:rsidR="000357B0" w:rsidRPr="00A120E2" w:rsidRDefault="000357B0" w:rsidP="00C92928">
            <w:pPr>
              <w:widowControl/>
              <w:autoSpaceDE/>
              <w:autoSpaceDN/>
              <w:jc w:val="both"/>
              <w:rPr>
                <w:color w:val="000000" w:themeColor="text1"/>
                <w:sz w:val="20"/>
              </w:rPr>
            </w:pPr>
          </w:p>
        </w:tc>
      </w:tr>
      <w:tr w:rsidR="000357B0" w:rsidRPr="00A120E2" w:rsidTr="000357B0">
        <w:trPr>
          <w:trHeight w:val="293"/>
        </w:trPr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357B0" w:rsidRPr="00A120E2" w:rsidRDefault="000357B0" w:rsidP="00C92928">
            <w:pPr>
              <w:widowControl/>
              <w:autoSpaceDE/>
              <w:autoSpaceDN/>
              <w:jc w:val="both"/>
              <w:rPr>
                <w:rFonts w:eastAsia="맑은 고딕"/>
                <w:color w:val="000000" w:themeColor="text1"/>
                <w:sz w:val="20"/>
              </w:rPr>
            </w:pPr>
            <w:r w:rsidRPr="00A120E2">
              <w:rPr>
                <w:rFonts w:eastAsia="맑은 고딕" w:hint="eastAsia"/>
                <w:color w:val="000000" w:themeColor="text1"/>
                <w:sz w:val="20"/>
              </w:rPr>
              <w:t xml:space="preserve"> Ozone</w:t>
            </w:r>
            <w:r w:rsidRPr="00A120E2">
              <w:rPr>
                <w:rFonts w:eastAsia="맑은 고딕" w:hint="eastAsia"/>
                <w:i/>
                <w:color w:val="000000" w:themeColor="text1"/>
                <w:sz w:val="20"/>
                <w:vertAlign w:val="subscript"/>
              </w:rPr>
              <w:t xml:space="preserve"> </w:t>
            </w:r>
            <w:proofErr w:type="spellStart"/>
            <w:r w:rsidRPr="00A120E2">
              <w:rPr>
                <w:rFonts w:eastAsia="맑은 고딕" w:hint="eastAsia"/>
                <w:i/>
                <w:color w:val="000000" w:themeColor="text1"/>
                <w:sz w:val="20"/>
                <w:vertAlign w:val="subscript"/>
              </w:rPr>
              <w:t>w,r</w:t>
            </w:r>
            <w:proofErr w:type="spellEnd"/>
          </w:p>
        </w:tc>
        <w:tc>
          <w:tcPr>
            <w:tcW w:w="6312" w:type="dxa"/>
            <w:tcBorders>
              <w:left w:val="nil"/>
              <w:right w:val="nil"/>
            </w:tcBorders>
            <w:shd w:val="clear" w:color="auto" w:fill="auto"/>
            <w:noWrap/>
            <w:hideMark/>
          </w:tcPr>
          <w:p w:rsidR="000357B0" w:rsidRPr="00A120E2" w:rsidRDefault="000357B0" w:rsidP="00C92928">
            <w:pPr>
              <w:widowControl/>
              <w:autoSpaceDE/>
              <w:autoSpaceDN/>
              <w:jc w:val="both"/>
              <w:rPr>
                <w:rFonts w:eastAsia="맑은 고딕"/>
                <w:color w:val="000000" w:themeColor="text1"/>
                <w:sz w:val="20"/>
              </w:rPr>
            </w:pPr>
            <w:r w:rsidRPr="00A120E2">
              <w:rPr>
                <w:rFonts w:eastAsia="맑은 고딕" w:hint="eastAsia"/>
                <w:color w:val="000000" w:themeColor="text1"/>
                <w:sz w:val="20"/>
              </w:rPr>
              <w:t>Weekly</w:t>
            </w:r>
            <w:r w:rsidRPr="00A120E2">
              <w:rPr>
                <w:color w:val="000000" w:themeColor="text1"/>
                <w:sz w:val="20"/>
              </w:rPr>
              <w:t xml:space="preserve"> 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>a</w:t>
            </w:r>
            <w:r w:rsidRPr="00A120E2">
              <w:rPr>
                <w:color w:val="000000" w:themeColor="text1"/>
                <w:sz w:val="20"/>
              </w:rPr>
              <w:t xml:space="preserve">verage of daily 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 xml:space="preserve">ozone </w:t>
            </w:r>
            <w:r w:rsidRPr="00A120E2">
              <w:rPr>
                <w:color w:val="000000" w:themeColor="text1"/>
                <w:sz w:val="20"/>
              </w:rPr>
              <w:t xml:space="preserve">concentration in week 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>(</w:t>
            </w:r>
            <w:r w:rsidRPr="00A120E2">
              <w:rPr>
                <w:i/>
                <w:color w:val="000000" w:themeColor="text1"/>
                <w:sz w:val="20"/>
              </w:rPr>
              <w:t>w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 xml:space="preserve">) </w:t>
            </w:r>
            <w:r w:rsidRPr="00A120E2">
              <w:rPr>
                <w:rFonts w:eastAsia="맑은 고딕"/>
                <w:color w:val="000000" w:themeColor="text1"/>
                <w:sz w:val="20"/>
              </w:rPr>
              <w:t xml:space="preserve">by 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 xml:space="preserve">region </w:t>
            </w:r>
            <w:r w:rsidRPr="00A120E2">
              <w:rPr>
                <w:rFonts w:eastAsia="맑은 고딕"/>
                <w:color w:val="000000" w:themeColor="text1"/>
                <w:sz w:val="20"/>
              </w:rPr>
              <w:t>(</w:t>
            </w:r>
            <w:r w:rsidRPr="00A120E2">
              <w:rPr>
                <w:rFonts w:eastAsia="맑은 고딕"/>
                <w:i/>
                <w:color w:val="000000" w:themeColor="text1"/>
                <w:sz w:val="20"/>
              </w:rPr>
              <w:t>r</w:t>
            </w:r>
            <w:r w:rsidRPr="00A120E2">
              <w:rPr>
                <w:rFonts w:eastAsia="맑은 고딕"/>
                <w:color w:val="000000" w:themeColor="text1"/>
                <w:sz w:val="20"/>
              </w:rPr>
              <w:t>)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>.</w:t>
            </w:r>
          </w:p>
          <w:p w:rsidR="000357B0" w:rsidRPr="00A120E2" w:rsidRDefault="000357B0" w:rsidP="00C92928">
            <w:pPr>
              <w:widowControl/>
              <w:autoSpaceDE/>
              <w:autoSpaceDN/>
              <w:jc w:val="both"/>
              <w:rPr>
                <w:color w:val="000000" w:themeColor="text1"/>
                <w:sz w:val="20"/>
              </w:rPr>
            </w:pPr>
          </w:p>
        </w:tc>
      </w:tr>
      <w:tr w:rsidR="000357B0" w:rsidRPr="00A120E2" w:rsidTr="000357B0">
        <w:trPr>
          <w:trHeight w:val="293"/>
        </w:trPr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357B0" w:rsidRPr="00A120E2" w:rsidRDefault="000357B0" w:rsidP="00C92928">
            <w:pPr>
              <w:widowControl/>
              <w:autoSpaceDE/>
              <w:autoSpaceDN/>
              <w:jc w:val="both"/>
              <w:rPr>
                <w:rFonts w:eastAsia="맑은 고딕"/>
                <w:color w:val="000000" w:themeColor="text1"/>
                <w:sz w:val="20"/>
              </w:rPr>
            </w:pPr>
            <w:r w:rsidRPr="00A120E2">
              <w:rPr>
                <w:rFonts w:eastAsia="맑은 고딕" w:hint="eastAsia"/>
                <w:color w:val="000000" w:themeColor="text1"/>
                <w:sz w:val="20"/>
              </w:rPr>
              <w:t xml:space="preserve"> PM-10 </w:t>
            </w:r>
            <w:proofErr w:type="spellStart"/>
            <w:r w:rsidRPr="00A120E2">
              <w:rPr>
                <w:rFonts w:eastAsia="맑은 고딕" w:hint="eastAsia"/>
                <w:i/>
                <w:color w:val="000000" w:themeColor="text1"/>
                <w:sz w:val="20"/>
                <w:vertAlign w:val="subscript"/>
              </w:rPr>
              <w:t>w,r</w:t>
            </w:r>
            <w:proofErr w:type="spellEnd"/>
          </w:p>
        </w:tc>
        <w:tc>
          <w:tcPr>
            <w:tcW w:w="6312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357B0" w:rsidRPr="00A120E2" w:rsidRDefault="000357B0" w:rsidP="00C92928">
            <w:pPr>
              <w:widowControl/>
              <w:autoSpaceDE/>
              <w:autoSpaceDN/>
              <w:jc w:val="both"/>
              <w:rPr>
                <w:rFonts w:eastAsia="맑은 고딕"/>
                <w:color w:val="000000" w:themeColor="text1"/>
                <w:sz w:val="20"/>
              </w:rPr>
            </w:pPr>
            <w:r w:rsidRPr="00A120E2">
              <w:rPr>
                <w:rFonts w:eastAsia="맑은 고딕" w:hint="eastAsia"/>
                <w:color w:val="000000" w:themeColor="text1"/>
                <w:sz w:val="20"/>
              </w:rPr>
              <w:t>Weekly</w:t>
            </w:r>
            <w:r w:rsidRPr="00A120E2">
              <w:rPr>
                <w:color w:val="000000" w:themeColor="text1"/>
                <w:sz w:val="20"/>
              </w:rPr>
              <w:t xml:space="preserve"> 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>a</w:t>
            </w:r>
            <w:r w:rsidRPr="00A120E2">
              <w:rPr>
                <w:color w:val="000000" w:themeColor="text1"/>
                <w:sz w:val="20"/>
              </w:rPr>
              <w:t xml:space="preserve">verage </w:t>
            </w:r>
            <w:r w:rsidRPr="00A120E2">
              <w:rPr>
                <w:rFonts w:eastAsia="맑은 고딕"/>
                <w:color w:val="000000" w:themeColor="text1"/>
                <w:sz w:val="20"/>
              </w:rPr>
              <w:t xml:space="preserve">of daily </w:t>
            </w:r>
            <w:r w:rsidRPr="00A120E2">
              <w:rPr>
                <w:color w:val="000000" w:themeColor="text1"/>
                <w:sz w:val="20"/>
              </w:rPr>
              <w:t>concentration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 xml:space="preserve"> of </w:t>
            </w:r>
            <w:r w:rsidRPr="00A120E2">
              <w:rPr>
                <w:rFonts w:eastAsia="맑은 고딕"/>
                <w:color w:val="000000" w:themeColor="text1"/>
                <w:sz w:val="20"/>
              </w:rPr>
              <w:t>particulates with size of 10 µm in diameter or smaller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 xml:space="preserve"> </w:t>
            </w:r>
            <w:r w:rsidRPr="00A120E2">
              <w:rPr>
                <w:rFonts w:eastAsia="맑은 고딕"/>
                <w:color w:val="000000" w:themeColor="text1"/>
                <w:sz w:val="20"/>
              </w:rPr>
              <w:t xml:space="preserve">in 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>week (</w:t>
            </w:r>
            <w:r w:rsidRPr="00A120E2">
              <w:rPr>
                <w:rFonts w:eastAsia="맑은 고딕" w:hint="eastAsia"/>
                <w:i/>
                <w:color w:val="000000" w:themeColor="text1"/>
                <w:sz w:val="20"/>
              </w:rPr>
              <w:t>w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 xml:space="preserve">) </w:t>
            </w:r>
            <w:r w:rsidRPr="00A120E2">
              <w:rPr>
                <w:rFonts w:eastAsia="맑은 고딕"/>
                <w:color w:val="000000" w:themeColor="text1"/>
                <w:sz w:val="20"/>
              </w:rPr>
              <w:t xml:space="preserve">by 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 xml:space="preserve">region </w:t>
            </w:r>
            <w:r w:rsidRPr="00A120E2">
              <w:rPr>
                <w:rFonts w:eastAsia="맑은 고딕"/>
                <w:color w:val="000000" w:themeColor="text1"/>
                <w:sz w:val="20"/>
              </w:rPr>
              <w:t>(</w:t>
            </w:r>
            <w:r w:rsidRPr="00A120E2">
              <w:rPr>
                <w:rFonts w:eastAsia="맑은 고딕"/>
                <w:i/>
                <w:color w:val="000000" w:themeColor="text1"/>
                <w:sz w:val="20"/>
              </w:rPr>
              <w:t>r</w:t>
            </w:r>
            <w:r w:rsidRPr="00A120E2">
              <w:rPr>
                <w:rFonts w:eastAsia="맑은 고딕"/>
                <w:color w:val="000000" w:themeColor="text1"/>
                <w:sz w:val="20"/>
              </w:rPr>
              <w:t>)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>.</w:t>
            </w:r>
          </w:p>
          <w:p w:rsidR="000357B0" w:rsidRPr="00A120E2" w:rsidRDefault="000357B0" w:rsidP="00C92928">
            <w:pPr>
              <w:widowControl/>
              <w:autoSpaceDE/>
              <w:autoSpaceDN/>
              <w:jc w:val="both"/>
              <w:rPr>
                <w:rFonts w:eastAsia="맑은 고딕"/>
                <w:color w:val="000000" w:themeColor="text1"/>
                <w:sz w:val="20"/>
              </w:rPr>
            </w:pPr>
          </w:p>
        </w:tc>
      </w:tr>
      <w:tr w:rsidR="000357B0" w:rsidRPr="00A120E2" w:rsidTr="000357B0">
        <w:trPr>
          <w:trHeight w:val="293"/>
        </w:trPr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357B0" w:rsidRPr="00A120E2" w:rsidRDefault="000357B0" w:rsidP="00C92928">
            <w:pPr>
              <w:widowControl/>
              <w:autoSpaceDE/>
              <w:autoSpaceDN/>
              <w:jc w:val="both"/>
              <w:rPr>
                <w:rFonts w:eastAsia="맑은 고딕"/>
                <w:color w:val="000000" w:themeColor="text1"/>
                <w:sz w:val="20"/>
              </w:rPr>
            </w:pPr>
            <w:r w:rsidRPr="00A120E2">
              <w:rPr>
                <w:rFonts w:eastAsia="맑은 고딕" w:hint="eastAsia"/>
                <w:color w:val="000000" w:themeColor="text1"/>
                <w:sz w:val="20"/>
              </w:rPr>
              <w:t xml:space="preserve"> NO2 </w:t>
            </w:r>
            <w:proofErr w:type="spellStart"/>
            <w:r w:rsidRPr="00A120E2">
              <w:rPr>
                <w:rFonts w:eastAsia="맑은 고딕" w:hint="eastAsia"/>
                <w:i/>
                <w:color w:val="000000" w:themeColor="text1"/>
                <w:sz w:val="20"/>
                <w:vertAlign w:val="subscript"/>
              </w:rPr>
              <w:t>w,r</w:t>
            </w:r>
            <w:proofErr w:type="spellEnd"/>
          </w:p>
        </w:tc>
        <w:tc>
          <w:tcPr>
            <w:tcW w:w="6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357B0" w:rsidRPr="00A120E2" w:rsidRDefault="000357B0" w:rsidP="00C92928">
            <w:pPr>
              <w:widowControl/>
              <w:autoSpaceDE/>
              <w:autoSpaceDN/>
              <w:jc w:val="both"/>
              <w:rPr>
                <w:rFonts w:eastAsia="맑은 고딕"/>
                <w:color w:val="000000" w:themeColor="text1"/>
                <w:sz w:val="20"/>
              </w:rPr>
            </w:pPr>
            <w:r w:rsidRPr="00A120E2">
              <w:rPr>
                <w:rFonts w:eastAsia="맑은 고딕" w:hint="eastAsia"/>
                <w:color w:val="000000" w:themeColor="text1"/>
                <w:sz w:val="20"/>
              </w:rPr>
              <w:t>Weekly</w:t>
            </w:r>
            <w:r w:rsidRPr="00A120E2">
              <w:rPr>
                <w:color w:val="000000" w:themeColor="text1"/>
                <w:sz w:val="20"/>
              </w:rPr>
              <w:t xml:space="preserve"> 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>a</w:t>
            </w:r>
            <w:r w:rsidRPr="00A120E2">
              <w:rPr>
                <w:color w:val="000000" w:themeColor="text1"/>
                <w:sz w:val="20"/>
              </w:rPr>
              <w:t>verage of daily nitrogen dioxide concentration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 xml:space="preserve"> </w:t>
            </w:r>
            <w:r w:rsidRPr="00A120E2">
              <w:rPr>
                <w:rFonts w:eastAsia="맑은 고딕"/>
                <w:color w:val="000000" w:themeColor="text1"/>
                <w:sz w:val="20"/>
              </w:rPr>
              <w:t xml:space="preserve">in 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>week (</w:t>
            </w:r>
            <w:r w:rsidRPr="00A120E2">
              <w:rPr>
                <w:rFonts w:eastAsia="맑은 고딕" w:hint="eastAsia"/>
                <w:i/>
                <w:color w:val="000000" w:themeColor="text1"/>
                <w:sz w:val="20"/>
              </w:rPr>
              <w:t>w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 xml:space="preserve">) </w:t>
            </w:r>
            <w:r w:rsidRPr="00A120E2">
              <w:rPr>
                <w:rFonts w:eastAsia="맑은 고딕"/>
                <w:color w:val="000000" w:themeColor="text1"/>
                <w:sz w:val="20"/>
              </w:rPr>
              <w:t xml:space="preserve">by 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 xml:space="preserve">region </w:t>
            </w:r>
            <w:r w:rsidRPr="00A120E2">
              <w:rPr>
                <w:rFonts w:eastAsia="맑은 고딕"/>
                <w:color w:val="000000" w:themeColor="text1"/>
                <w:sz w:val="20"/>
              </w:rPr>
              <w:t>(</w:t>
            </w:r>
            <w:r w:rsidRPr="00A120E2">
              <w:rPr>
                <w:rFonts w:eastAsia="맑은 고딕"/>
                <w:i/>
                <w:color w:val="000000" w:themeColor="text1"/>
                <w:sz w:val="20"/>
              </w:rPr>
              <w:t>r</w:t>
            </w:r>
            <w:r w:rsidRPr="00A120E2">
              <w:rPr>
                <w:rFonts w:eastAsia="맑은 고딕"/>
                <w:color w:val="000000" w:themeColor="text1"/>
                <w:sz w:val="20"/>
              </w:rPr>
              <w:t>)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>.</w:t>
            </w:r>
          </w:p>
          <w:p w:rsidR="000357B0" w:rsidRPr="00A120E2" w:rsidRDefault="000357B0" w:rsidP="00C92928">
            <w:pPr>
              <w:widowControl/>
              <w:autoSpaceDE/>
              <w:autoSpaceDN/>
              <w:jc w:val="both"/>
              <w:rPr>
                <w:rFonts w:eastAsia="맑은 고딕"/>
                <w:color w:val="000000" w:themeColor="text1"/>
                <w:sz w:val="20"/>
              </w:rPr>
            </w:pPr>
          </w:p>
        </w:tc>
      </w:tr>
      <w:tr w:rsidR="000357B0" w:rsidRPr="00A120E2" w:rsidTr="000357B0">
        <w:trPr>
          <w:trHeight w:val="293"/>
        </w:trPr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357B0" w:rsidRPr="00A120E2" w:rsidRDefault="000357B0" w:rsidP="00C92928">
            <w:pPr>
              <w:widowControl/>
              <w:autoSpaceDE/>
              <w:autoSpaceDN/>
              <w:jc w:val="both"/>
              <w:rPr>
                <w:rFonts w:eastAsia="맑은 고딕"/>
                <w:color w:val="000000" w:themeColor="text1"/>
                <w:sz w:val="20"/>
              </w:rPr>
            </w:pPr>
            <w:r w:rsidRPr="00A120E2">
              <w:rPr>
                <w:rFonts w:eastAsia="맑은 고딕" w:hint="eastAsia"/>
                <w:color w:val="000000" w:themeColor="text1"/>
                <w:sz w:val="20"/>
              </w:rPr>
              <w:t xml:space="preserve"> CO </w:t>
            </w:r>
            <w:proofErr w:type="spellStart"/>
            <w:r w:rsidRPr="00A120E2">
              <w:rPr>
                <w:rFonts w:eastAsia="맑은 고딕" w:hint="eastAsia"/>
                <w:i/>
                <w:color w:val="000000" w:themeColor="text1"/>
                <w:sz w:val="20"/>
                <w:vertAlign w:val="subscript"/>
              </w:rPr>
              <w:t>w,r</w:t>
            </w:r>
            <w:proofErr w:type="spellEnd"/>
          </w:p>
        </w:tc>
        <w:tc>
          <w:tcPr>
            <w:tcW w:w="6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357B0" w:rsidRPr="00A120E2" w:rsidRDefault="000357B0" w:rsidP="00C92928">
            <w:pPr>
              <w:widowControl/>
              <w:autoSpaceDE/>
              <w:autoSpaceDN/>
              <w:jc w:val="both"/>
              <w:rPr>
                <w:rFonts w:eastAsia="맑은 고딕"/>
                <w:color w:val="000000" w:themeColor="text1"/>
                <w:sz w:val="20"/>
              </w:rPr>
            </w:pPr>
            <w:r w:rsidRPr="00A120E2">
              <w:rPr>
                <w:rFonts w:eastAsia="맑은 고딕" w:hint="eastAsia"/>
                <w:color w:val="000000" w:themeColor="text1"/>
                <w:sz w:val="20"/>
              </w:rPr>
              <w:t>Weekly</w:t>
            </w:r>
            <w:r w:rsidRPr="00A120E2">
              <w:rPr>
                <w:color w:val="000000" w:themeColor="text1"/>
                <w:sz w:val="20"/>
              </w:rPr>
              <w:t xml:space="preserve"> 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>a</w:t>
            </w:r>
            <w:r w:rsidRPr="00A120E2">
              <w:rPr>
                <w:color w:val="000000" w:themeColor="text1"/>
                <w:sz w:val="20"/>
              </w:rPr>
              <w:t>verage of daily carbon monoxide concentration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 xml:space="preserve"> </w:t>
            </w:r>
            <w:r w:rsidRPr="00A120E2">
              <w:rPr>
                <w:rFonts w:eastAsia="맑은 고딕"/>
                <w:color w:val="000000" w:themeColor="text1"/>
                <w:sz w:val="20"/>
              </w:rPr>
              <w:t xml:space="preserve">in 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>week (</w:t>
            </w:r>
            <w:r w:rsidRPr="00A120E2">
              <w:rPr>
                <w:rFonts w:eastAsia="맑은 고딕" w:hint="eastAsia"/>
                <w:i/>
                <w:color w:val="000000" w:themeColor="text1"/>
                <w:sz w:val="20"/>
              </w:rPr>
              <w:t>w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 xml:space="preserve">) </w:t>
            </w:r>
            <w:r w:rsidRPr="00A120E2">
              <w:rPr>
                <w:rFonts w:eastAsia="맑은 고딕"/>
                <w:color w:val="000000" w:themeColor="text1"/>
                <w:sz w:val="20"/>
              </w:rPr>
              <w:t xml:space="preserve">by 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 xml:space="preserve">region </w:t>
            </w:r>
            <w:r w:rsidRPr="00A120E2">
              <w:rPr>
                <w:rFonts w:eastAsia="맑은 고딕"/>
                <w:color w:val="000000" w:themeColor="text1"/>
                <w:sz w:val="20"/>
              </w:rPr>
              <w:t>(</w:t>
            </w:r>
            <w:r w:rsidRPr="00A120E2">
              <w:rPr>
                <w:rFonts w:eastAsia="맑은 고딕"/>
                <w:i/>
                <w:color w:val="000000" w:themeColor="text1"/>
                <w:sz w:val="20"/>
              </w:rPr>
              <w:t>r</w:t>
            </w:r>
            <w:r w:rsidRPr="00A120E2">
              <w:rPr>
                <w:rFonts w:eastAsia="맑은 고딕"/>
                <w:color w:val="000000" w:themeColor="text1"/>
                <w:sz w:val="20"/>
              </w:rPr>
              <w:t>)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>.</w:t>
            </w:r>
          </w:p>
          <w:p w:rsidR="000357B0" w:rsidRPr="00A120E2" w:rsidRDefault="000357B0" w:rsidP="00C92928">
            <w:pPr>
              <w:widowControl/>
              <w:autoSpaceDE/>
              <w:autoSpaceDN/>
              <w:jc w:val="both"/>
              <w:rPr>
                <w:color w:val="000000" w:themeColor="text1"/>
                <w:sz w:val="20"/>
              </w:rPr>
            </w:pPr>
          </w:p>
        </w:tc>
      </w:tr>
      <w:tr w:rsidR="000357B0" w:rsidRPr="00A120E2" w:rsidTr="000357B0">
        <w:trPr>
          <w:trHeight w:val="293"/>
        </w:trPr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357B0" w:rsidRPr="00A120E2" w:rsidRDefault="000357B0" w:rsidP="00C92928">
            <w:pPr>
              <w:widowControl/>
              <w:autoSpaceDE/>
              <w:autoSpaceDN/>
              <w:jc w:val="both"/>
              <w:rPr>
                <w:color w:val="000000" w:themeColor="text1"/>
                <w:sz w:val="20"/>
              </w:rPr>
            </w:pPr>
            <w:r w:rsidRPr="00A120E2">
              <w:rPr>
                <w:rFonts w:eastAsia="맑은 고딕" w:hint="eastAsia"/>
                <w:color w:val="000000" w:themeColor="text1"/>
                <w:sz w:val="20"/>
              </w:rPr>
              <w:t xml:space="preserve"> SO2 </w:t>
            </w:r>
            <w:proofErr w:type="spellStart"/>
            <w:r w:rsidRPr="00A120E2">
              <w:rPr>
                <w:rFonts w:eastAsia="맑은 고딕" w:hint="eastAsia"/>
                <w:i/>
                <w:color w:val="000000" w:themeColor="text1"/>
                <w:sz w:val="20"/>
                <w:vertAlign w:val="subscript"/>
              </w:rPr>
              <w:t>w,r</w:t>
            </w:r>
            <w:proofErr w:type="spellEnd"/>
          </w:p>
        </w:tc>
        <w:tc>
          <w:tcPr>
            <w:tcW w:w="6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357B0" w:rsidRPr="00A120E2" w:rsidRDefault="000357B0" w:rsidP="00C92928">
            <w:pPr>
              <w:widowControl/>
              <w:autoSpaceDE/>
              <w:autoSpaceDN/>
              <w:jc w:val="both"/>
              <w:rPr>
                <w:rFonts w:eastAsia="맑은 고딕"/>
                <w:color w:val="000000" w:themeColor="text1"/>
                <w:sz w:val="20"/>
              </w:rPr>
            </w:pPr>
            <w:r w:rsidRPr="00A120E2">
              <w:rPr>
                <w:rFonts w:eastAsia="맑은 고딕" w:hint="eastAsia"/>
                <w:color w:val="000000" w:themeColor="text1"/>
                <w:sz w:val="20"/>
              </w:rPr>
              <w:t>Weekly</w:t>
            </w:r>
            <w:r w:rsidRPr="00A120E2">
              <w:rPr>
                <w:color w:val="000000" w:themeColor="text1"/>
                <w:sz w:val="20"/>
              </w:rPr>
              <w:t xml:space="preserve"> 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>a</w:t>
            </w:r>
            <w:r w:rsidRPr="00A120E2">
              <w:rPr>
                <w:color w:val="000000" w:themeColor="text1"/>
                <w:sz w:val="20"/>
              </w:rPr>
              <w:t>verage of daily sulfur dioxide concentration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 xml:space="preserve"> </w:t>
            </w:r>
            <w:r w:rsidRPr="00A120E2">
              <w:rPr>
                <w:rFonts w:eastAsia="맑은 고딕"/>
                <w:color w:val="000000" w:themeColor="text1"/>
                <w:sz w:val="20"/>
              </w:rPr>
              <w:t xml:space="preserve">in 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>week (</w:t>
            </w:r>
            <w:r w:rsidRPr="00A120E2">
              <w:rPr>
                <w:rFonts w:eastAsia="맑은 고딕" w:hint="eastAsia"/>
                <w:i/>
                <w:color w:val="000000" w:themeColor="text1"/>
                <w:sz w:val="20"/>
              </w:rPr>
              <w:t>w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 xml:space="preserve">) </w:t>
            </w:r>
            <w:r w:rsidRPr="00A120E2">
              <w:rPr>
                <w:rFonts w:eastAsia="맑은 고딕"/>
                <w:color w:val="000000" w:themeColor="text1"/>
                <w:sz w:val="20"/>
              </w:rPr>
              <w:t xml:space="preserve">by 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 xml:space="preserve">region </w:t>
            </w:r>
            <w:r w:rsidRPr="00A120E2">
              <w:rPr>
                <w:rFonts w:eastAsia="맑은 고딕"/>
                <w:color w:val="000000" w:themeColor="text1"/>
                <w:sz w:val="20"/>
              </w:rPr>
              <w:t>(</w:t>
            </w:r>
            <w:r w:rsidRPr="00A120E2">
              <w:rPr>
                <w:rFonts w:eastAsia="맑은 고딕"/>
                <w:i/>
                <w:color w:val="000000" w:themeColor="text1"/>
                <w:sz w:val="20"/>
              </w:rPr>
              <w:t>r</w:t>
            </w:r>
            <w:r w:rsidRPr="00A120E2">
              <w:rPr>
                <w:rFonts w:eastAsia="맑은 고딕"/>
                <w:color w:val="000000" w:themeColor="text1"/>
                <w:sz w:val="20"/>
              </w:rPr>
              <w:t>)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>.</w:t>
            </w:r>
          </w:p>
          <w:p w:rsidR="000357B0" w:rsidRPr="00A120E2" w:rsidRDefault="000357B0" w:rsidP="00C92928">
            <w:pPr>
              <w:widowControl/>
              <w:autoSpaceDE/>
              <w:autoSpaceDN/>
              <w:jc w:val="both"/>
              <w:rPr>
                <w:color w:val="000000" w:themeColor="text1"/>
                <w:sz w:val="20"/>
              </w:rPr>
            </w:pPr>
          </w:p>
        </w:tc>
      </w:tr>
      <w:tr w:rsidR="000357B0" w:rsidRPr="00A120E2" w:rsidTr="000357B0">
        <w:trPr>
          <w:trHeight w:val="293"/>
        </w:trPr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357B0" w:rsidRPr="00A120E2" w:rsidRDefault="000357B0" w:rsidP="00C92928">
            <w:pPr>
              <w:widowControl/>
              <w:autoSpaceDE/>
              <w:autoSpaceDN/>
              <w:jc w:val="both"/>
              <w:rPr>
                <w:rFonts w:eastAsia="맑은 고딕"/>
                <w:color w:val="000000" w:themeColor="text1"/>
                <w:sz w:val="20"/>
              </w:rPr>
            </w:pPr>
            <w:r w:rsidRPr="00A120E2">
              <w:rPr>
                <w:rFonts w:eastAsia="맑은 고딕" w:hint="eastAsia"/>
                <w:color w:val="000000" w:themeColor="text1"/>
                <w:sz w:val="20"/>
              </w:rPr>
              <w:t xml:space="preserve"> Temp </w:t>
            </w:r>
            <w:proofErr w:type="spellStart"/>
            <w:r w:rsidRPr="00A120E2">
              <w:rPr>
                <w:rFonts w:eastAsia="맑은 고딕" w:hint="eastAsia"/>
                <w:i/>
                <w:color w:val="000000" w:themeColor="text1"/>
                <w:sz w:val="20"/>
                <w:vertAlign w:val="subscript"/>
              </w:rPr>
              <w:t>w,r</w:t>
            </w:r>
            <w:proofErr w:type="spellEnd"/>
          </w:p>
        </w:tc>
        <w:tc>
          <w:tcPr>
            <w:tcW w:w="6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357B0" w:rsidRPr="00A120E2" w:rsidRDefault="000357B0" w:rsidP="00C92928">
            <w:pPr>
              <w:widowControl/>
              <w:autoSpaceDE/>
              <w:autoSpaceDN/>
              <w:jc w:val="both"/>
              <w:rPr>
                <w:rFonts w:eastAsia="맑은 고딕"/>
                <w:color w:val="000000" w:themeColor="text1"/>
                <w:sz w:val="20"/>
              </w:rPr>
            </w:pPr>
            <w:r w:rsidRPr="00A120E2">
              <w:rPr>
                <w:rFonts w:eastAsia="맑은 고딕"/>
                <w:color w:val="000000" w:themeColor="text1"/>
                <w:sz w:val="20"/>
              </w:rPr>
              <w:t>Weekly</w:t>
            </w:r>
            <w:r w:rsidRPr="00A120E2">
              <w:rPr>
                <w:color w:val="000000" w:themeColor="text1"/>
                <w:sz w:val="20"/>
              </w:rPr>
              <w:t xml:space="preserve"> average of average daily temperature in week</w:t>
            </w:r>
            <w:r w:rsidRPr="00A120E2">
              <w:rPr>
                <w:rFonts w:eastAsia="맑은 고딕"/>
                <w:color w:val="000000" w:themeColor="text1"/>
                <w:sz w:val="20"/>
              </w:rPr>
              <w:t xml:space="preserve"> (</w:t>
            </w:r>
            <w:r w:rsidRPr="00A120E2">
              <w:rPr>
                <w:rFonts w:eastAsia="맑은 고딕"/>
                <w:i/>
                <w:color w:val="000000" w:themeColor="text1"/>
                <w:sz w:val="20"/>
              </w:rPr>
              <w:t>w</w:t>
            </w:r>
            <w:r w:rsidRPr="00A120E2">
              <w:rPr>
                <w:rFonts w:eastAsia="맑은 고딕"/>
                <w:color w:val="000000" w:themeColor="text1"/>
                <w:sz w:val="20"/>
              </w:rPr>
              <w:t>) by region (</w:t>
            </w:r>
            <w:r w:rsidRPr="00A120E2">
              <w:rPr>
                <w:rFonts w:eastAsia="맑은 고딕"/>
                <w:i/>
                <w:color w:val="000000" w:themeColor="text1"/>
                <w:sz w:val="20"/>
              </w:rPr>
              <w:t>r</w:t>
            </w:r>
            <w:r w:rsidRPr="00A120E2">
              <w:rPr>
                <w:rFonts w:eastAsia="맑은 고딕"/>
                <w:color w:val="000000" w:themeColor="text1"/>
                <w:sz w:val="20"/>
              </w:rPr>
              <w:t>).</w:t>
            </w:r>
          </w:p>
          <w:p w:rsidR="000357B0" w:rsidRPr="00A120E2" w:rsidRDefault="000357B0" w:rsidP="00C92928">
            <w:pPr>
              <w:widowControl/>
              <w:autoSpaceDE/>
              <w:autoSpaceDN/>
              <w:jc w:val="both"/>
              <w:rPr>
                <w:rFonts w:eastAsia="맑은 고딕"/>
                <w:color w:val="000000" w:themeColor="text1"/>
                <w:sz w:val="20"/>
              </w:rPr>
            </w:pPr>
          </w:p>
        </w:tc>
      </w:tr>
      <w:tr w:rsidR="000357B0" w:rsidRPr="00A120E2" w:rsidTr="000357B0">
        <w:trPr>
          <w:trHeight w:val="293"/>
        </w:trPr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357B0" w:rsidRPr="00A120E2" w:rsidRDefault="000357B0" w:rsidP="00C92928">
            <w:pPr>
              <w:widowControl/>
              <w:autoSpaceDE/>
              <w:autoSpaceDN/>
              <w:jc w:val="both"/>
              <w:rPr>
                <w:rFonts w:eastAsia="맑은 고딕"/>
                <w:color w:val="000000" w:themeColor="text1"/>
                <w:sz w:val="20"/>
              </w:rPr>
            </w:pPr>
            <w:r w:rsidRPr="00A120E2">
              <w:rPr>
                <w:rFonts w:eastAsia="맑은 고딕" w:hint="eastAsia"/>
                <w:color w:val="000000" w:themeColor="text1"/>
                <w:sz w:val="20"/>
              </w:rPr>
              <w:t xml:space="preserve"> Sunlight </w:t>
            </w:r>
            <w:proofErr w:type="spellStart"/>
            <w:r w:rsidRPr="00A120E2">
              <w:rPr>
                <w:rFonts w:eastAsia="맑은 고딕" w:hint="eastAsia"/>
                <w:i/>
                <w:color w:val="000000" w:themeColor="text1"/>
                <w:sz w:val="20"/>
                <w:vertAlign w:val="subscript"/>
              </w:rPr>
              <w:t>w,r</w:t>
            </w:r>
            <w:proofErr w:type="spellEnd"/>
          </w:p>
        </w:tc>
        <w:tc>
          <w:tcPr>
            <w:tcW w:w="6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357B0" w:rsidRPr="00A120E2" w:rsidRDefault="000357B0" w:rsidP="00C92928">
            <w:pPr>
              <w:widowControl/>
              <w:autoSpaceDE/>
              <w:autoSpaceDN/>
              <w:jc w:val="both"/>
              <w:rPr>
                <w:rFonts w:eastAsia="맑은 고딕"/>
                <w:color w:val="000000" w:themeColor="text1"/>
                <w:sz w:val="20"/>
              </w:rPr>
            </w:pPr>
            <w:r w:rsidRPr="00A120E2">
              <w:rPr>
                <w:rFonts w:eastAsia="맑은 고딕" w:hint="eastAsia"/>
                <w:color w:val="000000" w:themeColor="text1"/>
                <w:sz w:val="20"/>
              </w:rPr>
              <w:t xml:space="preserve">Weekly </w:t>
            </w:r>
            <w:r w:rsidRPr="00A120E2">
              <w:rPr>
                <w:color w:val="000000" w:themeColor="text1"/>
                <w:sz w:val="20"/>
              </w:rPr>
              <w:t xml:space="preserve">average daily sunlight duration in 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>week (</w:t>
            </w:r>
            <w:r w:rsidRPr="00A120E2">
              <w:rPr>
                <w:rFonts w:eastAsia="맑은 고딕" w:hint="eastAsia"/>
                <w:i/>
                <w:color w:val="000000" w:themeColor="text1"/>
                <w:sz w:val="20"/>
              </w:rPr>
              <w:t>w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 xml:space="preserve">) </w:t>
            </w:r>
            <w:r w:rsidRPr="00A120E2">
              <w:rPr>
                <w:rFonts w:eastAsia="맑은 고딕"/>
                <w:color w:val="000000" w:themeColor="text1"/>
                <w:sz w:val="20"/>
              </w:rPr>
              <w:t xml:space="preserve">by 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 xml:space="preserve">region </w:t>
            </w:r>
            <w:r w:rsidRPr="00A120E2">
              <w:rPr>
                <w:rFonts w:eastAsia="맑은 고딕"/>
                <w:color w:val="000000" w:themeColor="text1"/>
                <w:sz w:val="20"/>
              </w:rPr>
              <w:t>(</w:t>
            </w:r>
            <w:r w:rsidRPr="00A120E2">
              <w:rPr>
                <w:rFonts w:eastAsia="맑은 고딕"/>
                <w:i/>
                <w:color w:val="000000" w:themeColor="text1"/>
                <w:sz w:val="20"/>
              </w:rPr>
              <w:t>r</w:t>
            </w:r>
            <w:r w:rsidRPr="00A120E2">
              <w:rPr>
                <w:rFonts w:eastAsia="맑은 고딕"/>
                <w:color w:val="000000" w:themeColor="text1"/>
                <w:sz w:val="20"/>
              </w:rPr>
              <w:t>)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>.</w:t>
            </w:r>
          </w:p>
          <w:p w:rsidR="000357B0" w:rsidRPr="00A120E2" w:rsidRDefault="000357B0" w:rsidP="00C92928">
            <w:pPr>
              <w:widowControl/>
              <w:autoSpaceDE/>
              <w:autoSpaceDN/>
              <w:jc w:val="both"/>
              <w:rPr>
                <w:rFonts w:eastAsia="맑은 고딕"/>
                <w:color w:val="000000" w:themeColor="text1"/>
                <w:sz w:val="20"/>
              </w:rPr>
            </w:pPr>
          </w:p>
        </w:tc>
      </w:tr>
      <w:tr w:rsidR="000357B0" w:rsidRPr="00A120E2" w:rsidTr="000357B0">
        <w:trPr>
          <w:trHeight w:val="293"/>
        </w:trPr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357B0" w:rsidRPr="00A120E2" w:rsidRDefault="000357B0" w:rsidP="00C92928">
            <w:pPr>
              <w:widowControl/>
              <w:autoSpaceDE/>
              <w:autoSpaceDN/>
              <w:jc w:val="both"/>
              <w:rPr>
                <w:rFonts w:eastAsia="맑은 고딕"/>
                <w:color w:val="000000" w:themeColor="text1"/>
                <w:sz w:val="20"/>
              </w:rPr>
            </w:pPr>
            <w:r w:rsidRPr="00A120E2">
              <w:rPr>
                <w:rFonts w:eastAsia="맑은 고딕" w:hint="eastAsia"/>
                <w:color w:val="000000" w:themeColor="text1"/>
                <w:sz w:val="20"/>
              </w:rPr>
              <w:t xml:space="preserve"> KOSPI</w:t>
            </w:r>
            <w:r w:rsidRPr="00A120E2">
              <w:rPr>
                <w:rFonts w:eastAsia="맑은 고딕" w:hint="eastAsia"/>
                <w:i/>
                <w:color w:val="000000" w:themeColor="text1"/>
                <w:sz w:val="20"/>
                <w:vertAlign w:val="subscript"/>
              </w:rPr>
              <w:t xml:space="preserve"> w</w:t>
            </w:r>
          </w:p>
        </w:tc>
        <w:tc>
          <w:tcPr>
            <w:tcW w:w="6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357B0" w:rsidRPr="00A120E2" w:rsidRDefault="000357B0" w:rsidP="00C92928">
            <w:pPr>
              <w:widowControl/>
              <w:autoSpaceDE/>
              <w:autoSpaceDN/>
              <w:jc w:val="both"/>
              <w:rPr>
                <w:color w:val="000000" w:themeColor="text1"/>
                <w:sz w:val="20"/>
              </w:rPr>
            </w:pPr>
            <w:r w:rsidRPr="00A120E2">
              <w:rPr>
                <w:rFonts w:eastAsia="맑은 고딕" w:hint="eastAsia"/>
                <w:color w:val="000000" w:themeColor="text1"/>
                <w:sz w:val="20"/>
              </w:rPr>
              <w:t xml:space="preserve">Weekly average of </w:t>
            </w:r>
            <w:r w:rsidRPr="00A120E2">
              <w:rPr>
                <w:rFonts w:eastAsia="맑은 고딕"/>
                <w:color w:val="000000" w:themeColor="text1"/>
                <w:sz w:val="20"/>
              </w:rPr>
              <w:t xml:space="preserve">daily Korea Composite Stock Price Index 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>(K</w:t>
            </w:r>
            <w:r w:rsidRPr="00A120E2">
              <w:rPr>
                <w:rFonts w:eastAsia="맑은 고딕"/>
                <w:color w:val="000000" w:themeColor="text1"/>
                <w:sz w:val="20"/>
              </w:rPr>
              <w:t>OSPI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 xml:space="preserve">) </w:t>
            </w:r>
            <w:r w:rsidRPr="00A120E2">
              <w:rPr>
                <w:rFonts w:eastAsia="맑은 고딕"/>
                <w:color w:val="000000" w:themeColor="text1"/>
                <w:sz w:val="20"/>
              </w:rPr>
              <w:t xml:space="preserve">by 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>week (</w:t>
            </w:r>
            <w:r w:rsidRPr="00A120E2">
              <w:rPr>
                <w:rFonts w:eastAsia="맑은 고딕" w:hint="eastAsia"/>
                <w:i/>
                <w:color w:val="000000" w:themeColor="text1"/>
                <w:sz w:val="20"/>
              </w:rPr>
              <w:t>w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 xml:space="preserve">). </w:t>
            </w:r>
            <w:r w:rsidRPr="00A120E2">
              <w:rPr>
                <w:color w:val="000000" w:themeColor="text1"/>
                <w:sz w:val="20"/>
              </w:rPr>
              <w:t>The end-of-week and holiday closing values of the KOSPI were carried forward to the next active trading day.</w:t>
            </w:r>
          </w:p>
          <w:p w:rsidR="000357B0" w:rsidRPr="00A120E2" w:rsidRDefault="000357B0" w:rsidP="00C92928">
            <w:pPr>
              <w:widowControl/>
              <w:autoSpaceDE/>
              <w:autoSpaceDN/>
              <w:jc w:val="both"/>
              <w:rPr>
                <w:rFonts w:eastAsia="맑은 고딕"/>
                <w:color w:val="000000" w:themeColor="text1"/>
                <w:sz w:val="20"/>
              </w:rPr>
            </w:pPr>
          </w:p>
        </w:tc>
      </w:tr>
      <w:tr w:rsidR="000357B0" w:rsidRPr="00A120E2" w:rsidTr="000357B0">
        <w:trPr>
          <w:trHeight w:val="293"/>
        </w:trPr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357B0" w:rsidRPr="00A120E2" w:rsidRDefault="000357B0" w:rsidP="00C92928">
            <w:pPr>
              <w:widowControl/>
              <w:autoSpaceDE/>
              <w:autoSpaceDN/>
              <w:jc w:val="both"/>
              <w:rPr>
                <w:rFonts w:eastAsia="맑은 고딕"/>
                <w:color w:val="000000" w:themeColor="text1"/>
                <w:sz w:val="20"/>
              </w:rPr>
            </w:pPr>
            <w:r w:rsidRPr="00A120E2">
              <w:rPr>
                <w:rFonts w:eastAsia="맑은 고딕" w:hint="eastAsia"/>
                <w:color w:val="000000" w:themeColor="text1"/>
                <w:sz w:val="20"/>
              </w:rPr>
              <w:t xml:space="preserve"> Unemployment</w:t>
            </w:r>
            <w:r w:rsidRPr="00A120E2">
              <w:rPr>
                <w:rFonts w:eastAsia="맑은 고딕" w:hint="eastAsia"/>
                <w:i/>
                <w:color w:val="000000" w:themeColor="text1"/>
                <w:sz w:val="20"/>
                <w:vertAlign w:val="subscript"/>
              </w:rPr>
              <w:t xml:space="preserve"> w</w:t>
            </w:r>
          </w:p>
        </w:tc>
        <w:tc>
          <w:tcPr>
            <w:tcW w:w="6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357B0" w:rsidRPr="00A120E2" w:rsidRDefault="000357B0" w:rsidP="00C92928">
            <w:pPr>
              <w:widowControl/>
              <w:autoSpaceDE/>
              <w:autoSpaceDN/>
              <w:jc w:val="both"/>
              <w:rPr>
                <w:rFonts w:eastAsia="맑은 고딕"/>
                <w:color w:val="000000" w:themeColor="text1"/>
                <w:sz w:val="20"/>
              </w:rPr>
            </w:pPr>
            <w:r w:rsidRPr="00A120E2">
              <w:rPr>
                <w:rFonts w:eastAsia="맑은 고딕"/>
                <w:color w:val="000000" w:themeColor="text1"/>
                <w:sz w:val="20"/>
              </w:rPr>
              <w:t xml:space="preserve">Most recent 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 xml:space="preserve">monthly unemployment rate </w:t>
            </w:r>
            <w:proofErr w:type="gramStart"/>
            <w:r w:rsidRPr="00A120E2">
              <w:rPr>
                <w:rFonts w:eastAsia="맑은 고딕"/>
                <w:color w:val="000000" w:themeColor="text1"/>
                <w:sz w:val="20"/>
              </w:rPr>
              <w:t>preceding</w:t>
            </w:r>
            <w:proofErr w:type="gramEnd"/>
            <w:r w:rsidRPr="00A120E2">
              <w:rPr>
                <w:rFonts w:eastAsia="맑은 고딕"/>
                <w:color w:val="000000" w:themeColor="text1"/>
                <w:sz w:val="20"/>
              </w:rPr>
              <w:t xml:space="preserve"> each 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>week (</w:t>
            </w:r>
            <w:r w:rsidRPr="00A120E2">
              <w:rPr>
                <w:rFonts w:eastAsia="맑은 고딕" w:hint="eastAsia"/>
                <w:i/>
                <w:color w:val="000000" w:themeColor="text1"/>
                <w:sz w:val="20"/>
              </w:rPr>
              <w:t>w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>).</w:t>
            </w:r>
          </w:p>
          <w:p w:rsidR="000357B0" w:rsidRPr="00A120E2" w:rsidRDefault="000357B0" w:rsidP="00C92928">
            <w:pPr>
              <w:widowControl/>
              <w:autoSpaceDE/>
              <w:autoSpaceDN/>
              <w:jc w:val="both"/>
              <w:rPr>
                <w:color w:val="000000" w:themeColor="text1"/>
                <w:sz w:val="20"/>
              </w:rPr>
            </w:pPr>
          </w:p>
        </w:tc>
      </w:tr>
      <w:tr w:rsidR="000357B0" w:rsidRPr="00A120E2" w:rsidTr="000357B0">
        <w:trPr>
          <w:trHeight w:val="293"/>
        </w:trPr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357B0" w:rsidRPr="00A120E2" w:rsidRDefault="000357B0" w:rsidP="00C92928">
            <w:pPr>
              <w:widowControl/>
              <w:autoSpaceDE/>
              <w:autoSpaceDN/>
              <w:jc w:val="both"/>
              <w:rPr>
                <w:rFonts w:eastAsia="맑은 고딕"/>
                <w:color w:val="000000" w:themeColor="text1"/>
                <w:sz w:val="20"/>
              </w:rPr>
            </w:pPr>
            <w:r w:rsidRPr="00A120E2">
              <w:rPr>
                <w:rFonts w:eastAsia="맑은 고딕" w:hint="eastAsia"/>
                <w:color w:val="000000" w:themeColor="text1"/>
                <w:sz w:val="20"/>
              </w:rPr>
              <w:t xml:space="preserve"> Price</w:t>
            </w:r>
            <w:r w:rsidRPr="00A120E2">
              <w:rPr>
                <w:rFonts w:eastAsia="맑은 고딕" w:hint="eastAsia"/>
                <w:i/>
                <w:color w:val="000000" w:themeColor="text1"/>
                <w:sz w:val="20"/>
                <w:vertAlign w:val="subscript"/>
              </w:rPr>
              <w:t xml:space="preserve"> w</w:t>
            </w:r>
          </w:p>
        </w:tc>
        <w:tc>
          <w:tcPr>
            <w:tcW w:w="6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357B0" w:rsidRPr="00A120E2" w:rsidRDefault="000357B0" w:rsidP="00C92928">
            <w:pPr>
              <w:widowControl/>
              <w:autoSpaceDE/>
              <w:autoSpaceDN/>
              <w:jc w:val="both"/>
              <w:rPr>
                <w:rFonts w:eastAsia="맑은 고딕"/>
                <w:color w:val="000000" w:themeColor="text1"/>
                <w:sz w:val="20"/>
              </w:rPr>
            </w:pPr>
            <w:r w:rsidRPr="00A120E2">
              <w:rPr>
                <w:rFonts w:eastAsia="맑은 고딕"/>
                <w:color w:val="000000" w:themeColor="text1"/>
                <w:sz w:val="20"/>
              </w:rPr>
              <w:t xml:space="preserve">Most recent 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 xml:space="preserve">monthly </w:t>
            </w:r>
            <w:r w:rsidRPr="00A120E2">
              <w:rPr>
                <w:color w:val="000000" w:themeColor="text1"/>
                <w:sz w:val="20"/>
              </w:rPr>
              <w:t>consumer price index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 xml:space="preserve"> </w:t>
            </w:r>
            <w:proofErr w:type="gramStart"/>
            <w:r w:rsidRPr="00A120E2">
              <w:rPr>
                <w:rFonts w:eastAsia="맑은 고딕"/>
                <w:color w:val="000000" w:themeColor="text1"/>
                <w:sz w:val="20"/>
              </w:rPr>
              <w:t>preceding</w:t>
            </w:r>
            <w:proofErr w:type="gramEnd"/>
            <w:r w:rsidRPr="00A120E2">
              <w:rPr>
                <w:rFonts w:eastAsia="맑은 고딕"/>
                <w:color w:val="000000" w:themeColor="text1"/>
                <w:sz w:val="20"/>
              </w:rPr>
              <w:t xml:space="preserve"> each 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>week (</w:t>
            </w:r>
            <w:r w:rsidRPr="00A120E2">
              <w:rPr>
                <w:rFonts w:eastAsia="맑은 고딕" w:hint="eastAsia"/>
                <w:i/>
                <w:color w:val="000000" w:themeColor="text1"/>
                <w:sz w:val="20"/>
              </w:rPr>
              <w:t>w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>).</w:t>
            </w:r>
          </w:p>
          <w:p w:rsidR="000357B0" w:rsidRPr="006414AE" w:rsidRDefault="000357B0" w:rsidP="00C92928">
            <w:pPr>
              <w:widowControl/>
              <w:autoSpaceDE/>
              <w:autoSpaceDN/>
              <w:jc w:val="both"/>
              <w:rPr>
                <w:rFonts w:eastAsia="맑은 고딕"/>
                <w:color w:val="000000" w:themeColor="text1"/>
                <w:sz w:val="20"/>
              </w:rPr>
            </w:pPr>
          </w:p>
        </w:tc>
      </w:tr>
      <w:tr w:rsidR="000357B0" w:rsidRPr="00A120E2" w:rsidTr="000357B0">
        <w:trPr>
          <w:trHeight w:val="293"/>
        </w:trPr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357B0" w:rsidRPr="00A120E2" w:rsidRDefault="000357B0" w:rsidP="00C92928">
            <w:pPr>
              <w:widowControl/>
              <w:autoSpaceDE/>
              <w:autoSpaceDN/>
              <w:jc w:val="both"/>
              <w:rPr>
                <w:rFonts w:eastAsia="맑은 고딕"/>
                <w:color w:val="000000" w:themeColor="text1"/>
                <w:sz w:val="20"/>
              </w:rPr>
            </w:pPr>
            <w:r w:rsidRPr="00A120E2">
              <w:rPr>
                <w:rFonts w:eastAsia="맑은 고딕" w:hint="eastAsia"/>
                <w:color w:val="000000" w:themeColor="text1"/>
                <w:sz w:val="20"/>
              </w:rPr>
              <w:t xml:space="preserve"> Average</w:t>
            </w:r>
            <w:r w:rsidRPr="00A120E2">
              <w:rPr>
                <w:rFonts w:eastAsia="맑은 고딕" w:hint="eastAsia"/>
                <w:i/>
                <w:color w:val="000000" w:themeColor="text1"/>
                <w:sz w:val="20"/>
                <w:vertAlign w:val="subscript"/>
              </w:rPr>
              <w:t xml:space="preserve"> w</w:t>
            </w:r>
          </w:p>
        </w:tc>
        <w:tc>
          <w:tcPr>
            <w:tcW w:w="6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357B0" w:rsidRPr="00A120E2" w:rsidRDefault="000357B0" w:rsidP="00C92928">
            <w:pPr>
              <w:widowControl/>
              <w:autoSpaceDE/>
              <w:autoSpaceDN/>
              <w:jc w:val="both"/>
              <w:rPr>
                <w:rFonts w:eastAsia="맑은 고딕"/>
                <w:b/>
                <w:color w:val="000000" w:themeColor="text1"/>
                <w:sz w:val="20"/>
              </w:rPr>
            </w:pPr>
            <w:r w:rsidRPr="00A120E2">
              <w:rPr>
                <w:rFonts w:eastAsia="맑은 고딕"/>
                <w:color w:val="000000" w:themeColor="text1"/>
                <w:sz w:val="20"/>
              </w:rPr>
              <w:t>Average national monthly suicide number for past 5 years by month matching each weekly data set (</w:t>
            </w:r>
            <w:r w:rsidRPr="00A120E2">
              <w:rPr>
                <w:rFonts w:eastAsia="맑은 고딕"/>
                <w:i/>
                <w:color w:val="000000" w:themeColor="text1"/>
                <w:sz w:val="20"/>
              </w:rPr>
              <w:t>w</w:t>
            </w:r>
            <w:r w:rsidRPr="00A120E2">
              <w:rPr>
                <w:rFonts w:eastAsia="맑은 고딕"/>
                <w:color w:val="000000" w:themeColor="text1"/>
                <w:sz w:val="20"/>
              </w:rPr>
              <w:t xml:space="preserve">). </w:t>
            </w:r>
            <w:ins w:id="1" w:author="DR.M" w:date="2014-12-03T00:51:00Z">
              <w:r w:rsidR="006414AE">
                <w:rPr>
                  <w:rFonts w:eastAsia="맑은 고딕" w:hint="eastAsia"/>
                  <w:snapToGrid w:val="0"/>
                  <w:color w:val="000000" w:themeColor="text1"/>
                  <w:spacing w:val="2"/>
                  <w:position w:val="2"/>
                  <w:szCs w:val="24"/>
                  <w:vertAlign w:val="superscript"/>
                </w:rPr>
                <w:t>2</w:t>
              </w:r>
            </w:ins>
          </w:p>
          <w:p w:rsidR="000357B0" w:rsidRPr="00A120E2" w:rsidRDefault="000357B0" w:rsidP="00C92928">
            <w:pPr>
              <w:widowControl/>
              <w:autoSpaceDE/>
              <w:autoSpaceDN/>
              <w:jc w:val="both"/>
              <w:rPr>
                <w:rFonts w:eastAsia="맑은 고딕"/>
                <w:color w:val="000000" w:themeColor="text1"/>
                <w:sz w:val="20"/>
              </w:rPr>
            </w:pPr>
          </w:p>
        </w:tc>
      </w:tr>
      <w:tr w:rsidR="000357B0" w:rsidRPr="00A120E2" w:rsidTr="00A27501">
        <w:trPr>
          <w:trHeight w:val="293"/>
        </w:trPr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357B0" w:rsidRPr="00A120E2" w:rsidRDefault="000357B0" w:rsidP="00C92928">
            <w:pPr>
              <w:widowControl/>
              <w:autoSpaceDE/>
              <w:autoSpaceDN/>
              <w:jc w:val="both"/>
              <w:rPr>
                <w:rFonts w:eastAsia="맑은 고딕"/>
                <w:color w:val="000000" w:themeColor="text1"/>
                <w:sz w:val="20"/>
              </w:rPr>
            </w:pPr>
            <w:r w:rsidRPr="00A120E2">
              <w:rPr>
                <w:rFonts w:eastAsia="맑은 고딕" w:hint="eastAsia"/>
                <w:color w:val="000000" w:themeColor="text1"/>
                <w:sz w:val="20"/>
              </w:rPr>
              <w:t xml:space="preserve"> Celebrity</w:t>
            </w:r>
            <w:r w:rsidRPr="00A120E2">
              <w:rPr>
                <w:rFonts w:eastAsia="맑은 고딕" w:hint="eastAsia"/>
                <w:i/>
                <w:color w:val="000000" w:themeColor="text1"/>
                <w:sz w:val="20"/>
                <w:vertAlign w:val="subscript"/>
              </w:rPr>
              <w:t xml:space="preserve"> w</w:t>
            </w:r>
          </w:p>
        </w:tc>
        <w:tc>
          <w:tcPr>
            <w:tcW w:w="6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357B0" w:rsidRPr="00A120E2" w:rsidRDefault="000357B0" w:rsidP="00C92928">
            <w:pPr>
              <w:widowControl/>
              <w:autoSpaceDE/>
              <w:autoSpaceDN/>
              <w:jc w:val="both"/>
              <w:rPr>
                <w:color w:val="000000" w:themeColor="text1"/>
                <w:sz w:val="20"/>
              </w:rPr>
            </w:pPr>
            <w:r w:rsidRPr="00A120E2">
              <w:rPr>
                <w:rFonts w:eastAsia="맑은 고딕" w:hint="eastAsia"/>
                <w:color w:val="000000" w:themeColor="text1"/>
                <w:sz w:val="20"/>
              </w:rPr>
              <w:t>Week (</w:t>
            </w:r>
            <w:r w:rsidRPr="00A120E2">
              <w:rPr>
                <w:rFonts w:eastAsia="맑은 고딕" w:hint="eastAsia"/>
                <w:i/>
                <w:color w:val="000000" w:themeColor="text1"/>
                <w:sz w:val="20"/>
              </w:rPr>
              <w:t>w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>)</w:t>
            </w:r>
            <w:r w:rsidRPr="00A120E2">
              <w:rPr>
                <w:color w:val="000000" w:themeColor="text1"/>
                <w:sz w:val="20"/>
              </w:rPr>
              <w:t xml:space="preserve"> within or partly within 30-days </w:t>
            </w:r>
            <w:r w:rsidRPr="00A120E2">
              <w:rPr>
                <w:rFonts w:eastAsia="맑은 고딕" w:hint="eastAsia"/>
                <w:color w:val="000000" w:themeColor="text1"/>
                <w:sz w:val="20"/>
              </w:rPr>
              <w:t xml:space="preserve">after the first report of the celebrity suicide </w:t>
            </w:r>
            <w:r w:rsidRPr="00A120E2">
              <w:rPr>
                <w:color w:val="000000" w:themeColor="text1"/>
                <w:sz w:val="20"/>
              </w:rPr>
              <w:t>were coded 1, while all others were coded 0 on the celebrity variable.</w:t>
            </w:r>
          </w:p>
          <w:p w:rsidR="000357B0" w:rsidRPr="00A120E2" w:rsidRDefault="000357B0" w:rsidP="00C92928">
            <w:pPr>
              <w:widowControl/>
              <w:autoSpaceDE/>
              <w:autoSpaceDN/>
              <w:jc w:val="both"/>
              <w:rPr>
                <w:color w:val="000000" w:themeColor="text1"/>
                <w:sz w:val="20"/>
              </w:rPr>
            </w:pPr>
          </w:p>
        </w:tc>
      </w:tr>
      <w:tr w:rsidR="00A27501" w:rsidRPr="00A120E2" w:rsidTr="000357B0">
        <w:trPr>
          <w:trHeight w:val="293"/>
        </w:trPr>
        <w:tc>
          <w:tcPr>
            <w:tcW w:w="27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A27501" w:rsidRPr="00A120E2" w:rsidRDefault="00A27501" w:rsidP="00C92928">
            <w:pPr>
              <w:widowControl/>
              <w:autoSpaceDE/>
              <w:autoSpaceDN/>
              <w:jc w:val="both"/>
              <w:rPr>
                <w:rFonts w:eastAsia="맑은 고딕"/>
                <w:color w:val="000000" w:themeColor="text1"/>
                <w:sz w:val="20"/>
              </w:rPr>
            </w:pPr>
            <w:r w:rsidRPr="00A120E2">
              <w:rPr>
                <w:rFonts w:eastAsia="맑은 고딕" w:hint="eastAsia"/>
                <w:color w:val="000000" w:themeColor="text1"/>
                <w:sz w:val="20"/>
              </w:rPr>
              <w:t xml:space="preserve"> Suicide </w:t>
            </w:r>
            <w:r w:rsidRPr="00A120E2">
              <w:rPr>
                <w:rFonts w:eastAsia="맑은 고딕" w:hint="eastAsia"/>
                <w:i/>
                <w:color w:val="000000" w:themeColor="text1"/>
                <w:sz w:val="20"/>
                <w:vertAlign w:val="subscript"/>
              </w:rPr>
              <w:t>w-t-1,r</w:t>
            </w:r>
          </w:p>
        </w:tc>
        <w:tc>
          <w:tcPr>
            <w:tcW w:w="63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A27501" w:rsidRPr="00A120E2" w:rsidRDefault="00391EF4" w:rsidP="00A27501">
            <w:pPr>
              <w:widowControl/>
              <w:autoSpaceDE/>
              <w:autoSpaceDN/>
              <w:jc w:val="both"/>
              <w:rPr>
                <w:rFonts w:eastAsia="맑은 고딕"/>
                <w:color w:val="000000" w:themeColor="text1"/>
                <w:sz w:val="20"/>
              </w:rPr>
            </w:pPr>
            <w:r w:rsidRPr="00A120E2">
              <w:rPr>
                <w:rFonts w:eastAsia="맑은 고딕"/>
                <w:color w:val="000000" w:themeColor="text1"/>
                <w:sz w:val="20"/>
              </w:rPr>
              <w:t>Weekly</w:t>
            </w:r>
            <w:r w:rsidRPr="00A120E2">
              <w:rPr>
                <w:color w:val="000000" w:themeColor="text1"/>
                <w:sz w:val="20"/>
              </w:rPr>
              <w:t xml:space="preserve"> suicide rate per 10</w:t>
            </w:r>
            <w:r>
              <w:rPr>
                <w:rFonts w:eastAsiaTheme="minorEastAsia" w:hint="eastAsia"/>
                <w:color w:val="000000" w:themeColor="text1"/>
                <w:sz w:val="20"/>
              </w:rPr>
              <w:t xml:space="preserve"> million</w:t>
            </w:r>
            <w:r w:rsidRPr="00A120E2">
              <w:rPr>
                <w:color w:val="000000" w:themeColor="text1"/>
                <w:sz w:val="20"/>
              </w:rPr>
              <w:t xml:space="preserve"> persons</w:t>
            </w:r>
            <w:r w:rsidRPr="00A120E2">
              <w:rPr>
                <w:rFonts w:eastAsia="맑은 고딕"/>
                <w:color w:val="000000" w:themeColor="text1"/>
                <w:sz w:val="20"/>
              </w:rPr>
              <w:t xml:space="preserve"> </w:t>
            </w:r>
            <w:r w:rsidR="00A27501" w:rsidRPr="00A120E2">
              <w:rPr>
                <w:rFonts w:eastAsia="맑은 고딕"/>
                <w:color w:val="000000" w:themeColor="text1"/>
                <w:sz w:val="20"/>
              </w:rPr>
              <w:t xml:space="preserve">in </w:t>
            </w:r>
            <w:r w:rsidR="006E625A" w:rsidRPr="00A120E2">
              <w:rPr>
                <w:rFonts w:eastAsia="맑은 고딕"/>
                <w:color w:val="000000" w:themeColor="text1"/>
                <w:sz w:val="20"/>
              </w:rPr>
              <w:t xml:space="preserve">preceding </w:t>
            </w:r>
            <w:r w:rsidR="00A27501" w:rsidRPr="00A120E2">
              <w:rPr>
                <w:rFonts w:eastAsia="맑은 고딕"/>
                <w:color w:val="000000" w:themeColor="text1"/>
                <w:sz w:val="20"/>
              </w:rPr>
              <w:t xml:space="preserve">week </w:t>
            </w:r>
            <w:r w:rsidR="00A27501" w:rsidRPr="00A120E2">
              <w:rPr>
                <w:rFonts w:eastAsia="맑은 고딕" w:hint="eastAsia"/>
                <w:color w:val="000000" w:themeColor="text1"/>
                <w:sz w:val="20"/>
              </w:rPr>
              <w:t>(</w:t>
            </w:r>
            <w:r w:rsidR="00A27501" w:rsidRPr="00A120E2">
              <w:rPr>
                <w:rFonts w:eastAsia="맑은 고딕"/>
                <w:i/>
                <w:color w:val="000000" w:themeColor="text1"/>
                <w:sz w:val="20"/>
              </w:rPr>
              <w:t>w</w:t>
            </w:r>
            <w:r w:rsidR="00A27501" w:rsidRPr="00A120E2">
              <w:rPr>
                <w:rFonts w:eastAsia="맑은 고딕" w:hint="eastAsia"/>
                <w:i/>
                <w:color w:val="000000" w:themeColor="text1"/>
                <w:sz w:val="20"/>
              </w:rPr>
              <w:t>-t-1</w:t>
            </w:r>
            <w:r w:rsidR="00A27501" w:rsidRPr="00A120E2">
              <w:rPr>
                <w:rFonts w:eastAsia="맑은 고딕" w:hint="eastAsia"/>
                <w:color w:val="000000" w:themeColor="text1"/>
                <w:sz w:val="20"/>
              </w:rPr>
              <w:t>)</w:t>
            </w:r>
            <w:r w:rsidR="00A27501" w:rsidRPr="00A120E2">
              <w:rPr>
                <w:rFonts w:eastAsia="맑은 고딕"/>
                <w:color w:val="000000" w:themeColor="text1"/>
                <w:sz w:val="20"/>
              </w:rPr>
              <w:t xml:space="preserve"> by region (</w:t>
            </w:r>
            <w:r w:rsidR="00A27501" w:rsidRPr="00A120E2">
              <w:rPr>
                <w:rFonts w:eastAsia="맑은 고딕"/>
                <w:i/>
                <w:color w:val="000000" w:themeColor="text1"/>
                <w:sz w:val="20"/>
              </w:rPr>
              <w:t>r</w:t>
            </w:r>
            <w:r w:rsidR="00A27501" w:rsidRPr="00A120E2">
              <w:rPr>
                <w:rFonts w:eastAsia="맑은 고딕"/>
                <w:color w:val="000000" w:themeColor="text1"/>
                <w:sz w:val="20"/>
              </w:rPr>
              <w:t>)</w:t>
            </w:r>
          </w:p>
        </w:tc>
      </w:tr>
    </w:tbl>
    <w:p w:rsidR="000357B0" w:rsidRPr="00A120E2" w:rsidRDefault="000357B0" w:rsidP="000357B0">
      <w:pPr>
        <w:widowControl/>
        <w:autoSpaceDE/>
        <w:autoSpaceDN/>
        <w:adjustRightInd/>
        <w:rPr>
          <w:rFonts w:eastAsia="맑은 고딕"/>
          <w:snapToGrid w:val="0"/>
          <w:color w:val="000000" w:themeColor="text1"/>
          <w:spacing w:val="2"/>
          <w:position w:val="2"/>
          <w:szCs w:val="24"/>
        </w:rPr>
      </w:pPr>
      <w:r w:rsidRPr="00A120E2">
        <w:rPr>
          <w:rFonts w:eastAsia="맑은 고딕" w:hint="eastAsia"/>
          <w:snapToGrid w:val="0"/>
          <w:color w:val="000000" w:themeColor="text1"/>
          <w:spacing w:val="2"/>
          <w:position w:val="2"/>
          <w:szCs w:val="24"/>
          <w:vertAlign w:val="superscript"/>
        </w:rPr>
        <w:t xml:space="preserve">1 </w:t>
      </w:r>
      <w:r w:rsidRPr="00A120E2">
        <w:rPr>
          <w:rFonts w:eastAsia="맑은 고딕"/>
          <w:snapToGrid w:val="0"/>
          <w:color w:val="000000" w:themeColor="text1"/>
          <w:spacing w:val="2"/>
          <w:position w:val="2"/>
          <w:szCs w:val="24"/>
        </w:rPr>
        <w:t xml:space="preserve">Formula of </w:t>
      </w:r>
      <w:r w:rsidRPr="00A120E2">
        <w:rPr>
          <w:rFonts w:eastAsia="맑은 고딕" w:hint="eastAsia"/>
          <w:snapToGrid w:val="0"/>
          <w:color w:val="000000" w:themeColor="text1"/>
          <w:spacing w:val="2"/>
          <w:position w:val="2"/>
          <w:szCs w:val="24"/>
        </w:rPr>
        <w:t>l</w:t>
      </w:r>
      <w:r w:rsidRPr="00A120E2">
        <w:rPr>
          <w:rFonts w:eastAsia="맑은 고딕"/>
          <w:snapToGrid w:val="0"/>
          <w:color w:val="000000" w:themeColor="text1"/>
          <w:spacing w:val="2"/>
          <w:position w:val="2"/>
          <w:szCs w:val="24"/>
        </w:rPr>
        <w:t xml:space="preserve">inear regression model of time lag </w:t>
      </w:r>
      <w:r w:rsidRPr="00A120E2">
        <w:rPr>
          <w:rFonts w:eastAsia="맑은 고딕" w:hint="eastAsia"/>
          <w:i/>
          <w:snapToGrid w:val="0"/>
          <w:color w:val="000000" w:themeColor="text1"/>
          <w:spacing w:val="2"/>
          <w:position w:val="2"/>
          <w:szCs w:val="24"/>
        </w:rPr>
        <w:t>t</w:t>
      </w:r>
    </w:p>
    <w:p w:rsidR="000357B0" w:rsidRPr="00A120E2" w:rsidRDefault="00C44DF0" w:rsidP="00742B64">
      <w:pPr>
        <w:adjustRightInd/>
        <w:ind w:left="283" w:hangingChars="118" w:hanging="283"/>
        <w:rPr>
          <w:rFonts w:eastAsiaTheme="minorEastAsia"/>
          <w:snapToGrid w:val="0"/>
          <w:color w:val="000000" w:themeColor="text1"/>
          <w:spacing w:val="2"/>
          <w:position w:val="2"/>
          <w:szCs w:val="24"/>
        </w:rPr>
      </w:pPr>
      <m:oMathPara>
        <m:oMath>
          <m:acc>
            <m:accPr>
              <m:chr m:val="̌"/>
              <m:ctrlPr>
                <w:rPr>
                  <w:rFonts w:ascii="Cambria Math" w:eastAsiaTheme="minorEastAsia" w:hAnsi="Cambria Math"/>
                  <w:color w:val="000000" w:themeColor="text1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/>
                      <w:color w:val="000000" w:themeColor="text1"/>
                    </w:rPr>
                    <m:t>Suicide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w</m:t>
                  </m:r>
                  <m:r>
                    <w:rPr>
                      <w:rFonts w:ascii="Cambria Math" w:eastAsiaTheme="minorEastAsia"/>
                      <w:color w:val="000000" w:themeColor="text1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r</m:t>
                  </m:r>
                </m:sub>
              </m:sSub>
            </m:e>
          </m:acc>
          <m:r>
            <m:rPr>
              <m:sty m:val="p"/>
            </m:rPr>
            <w:rPr>
              <w:rFonts w:ascii="Cambria Math" w:eastAsiaTheme="minorEastAsia"/>
              <w:color w:val="000000" w:themeColor="text1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color w:val="000000" w:themeColor="text1"/>
                </w:rPr>
              </m:ctrlPr>
            </m:sSubPr>
            <m:e>
              <m:acc>
                <m:accPr>
                  <m:chr m:val="̌"/>
                  <m:ctrlPr>
                    <w:rPr>
                      <w:rFonts w:ascii="Cambria Math" w:eastAsiaTheme="minorEastAsia" w:hAnsi="Cambria Math"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</w:rPr>
                    <m:t>β</m:t>
                  </m:r>
                </m:e>
              </m:acc>
            </m:e>
            <m:sub>
              <m:r>
                <w:rPr>
                  <w:rFonts w:ascii="Cambria Math" w:eastAsiaTheme="minorEastAsia"/>
                  <w:color w:val="000000" w:themeColor="text1"/>
                </w:rPr>
                <m:t xml:space="preserve">0, </m:t>
              </m:r>
              <m:r>
                <w:rPr>
                  <w:rFonts w:ascii="Cambria Math" w:eastAsiaTheme="minorEastAsia" w:hAnsi="Cambria Math"/>
                  <w:color w:val="000000" w:themeColor="text1"/>
                </w:rPr>
                <m:t>r,t</m:t>
              </m:r>
            </m:sub>
          </m:sSub>
          <m:r>
            <m:rPr>
              <m:sty m:val="p"/>
            </m:rPr>
            <w:rPr>
              <w:rFonts w:ascii="Cambria Math" w:eastAsiaTheme="minorEastAsia"/>
              <w:color w:val="000000" w:themeColor="text1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color w:val="000000" w:themeColor="text1"/>
                </w:rPr>
              </m:ctrlPr>
            </m:sSubPr>
            <m:e>
              <m:acc>
                <m:accPr>
                  <m:chr m:val="̌"/>
                  <m:ctrlPr>
                    <w:rPr>
                      <w:rFonts w:ascii="Cambria Math" w:eastAsiaTheme="minorEastAsia" w:hAnsi="Cambria Math"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</w:rPr>
                    <m:t>β</m:t>
                  </m:r>
                </m:e>
              </m:acc>
            </m:e>
            <m:sub>
              <m:r>
                <w:rPr>
                  <w:rFonts w:ascii="Cambria Math" w:eastAsiaTheme="minorEastAsia"/>
                  <w:color w:val="000000" w:themeColor="text1"/>
                </w:rPr>
                <m:t xml:space="preserve">1, </m:t>
              </m:r>
              <m:r>
                <w:rPr>
                  <w:rFonts w:ascii="Cambria Math" w:eastAsiaTheme="minorEastAsia" w:hAnsi="Cambria Math"/>
                  <w:color w:val="000000" w:themeColor="text1"/>
                </w:rPr>
                <m:t>r,t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/>
                  <w:color w:val="000000" w:themeColor="text1"/>
                </w:rPr>
                <m:t>Ozone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w-t</m:t>
              </m:r>
              <m:r>
                <w:rPr>
                  <w:rFonts w:ascii="Cambria Math" w:eastAsiaTheme="minorEastAsia"/>
                  <w:color w:val="000000" w:themeColor="text1"/>
                </w:rPr>
                <m:t>,</m:t>
              </m:r>
              <m:r>
                <w:rPr>
                  <w:rFonts w:ascii="Cambria Math" w:eastAsiaTheme="minorEastAsia" w:hAnsi="Cambria Math"/>
                  <w:color w:val="000000" w:themeColor="text1"/>
                </w:rPr>
                <m:t>r</m:t>
              </m:r>
            </m:sub>
          </m:sSub>
          <m:r>
            <m:rPr>
              <m:sty m:val="p"/>
            </m:rPr>
            <w:rPr>
              <w:rFonts w:ascii="Cambria Math" w:eastAsiaTheme="minorEastAsia"/>
              <w:color w:val="000000" w:themeColor="text1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color w:val="000000" w:themeColor="text1"/>
                </w:rPr>
              </m:ctrlPr>
            </m:sSubPr>
            <m:e>
              <m:acc>
                <m:accPr>
                  <m:chr m:val="̌"/>
                  <m:ctrlPr>
                    <w:rPr>
                      <w:rFonts w:ascii="Cambria Math" w:eastAsiaTheme="minorEastAsia" w:hAnsi="Cambria Math"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</w:rPr>
                    <m:t>β</m:t>
                  </m:r>
                </m:e>
              </m:acc>
            </m:e>
            <m:sub>
              <m:r>
                <w:rPr>
                  <w:rFonts w:ascii="Cambria Math" w:eastAsiaTheme="minorEastAsia"/>
                  <w:color w:val="000000" w:themeColor="text1"/>
                </w:rPr>
                <m:t xml:space="preserve">2, </m:t>
              </m:r>
              <m:r>
                <w:rPr>
                  <w:rFonts w:ascii="Cambria Math" w:eastAsiaTheme="minorEastAsia" w:hAnsi="Cambria Math"/>
                  <w:color w:val="000000" w:themeColor="text1"/>
                </w:rPr>
                <m:t>r,t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/>
                  <w:color w:val="000000" w:themeColor="text1"/>
                </w:rPr>
                <m:t>PM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</w:rPr>
                <m:t>­</m:t>
              </m:r>
              <m:r>
                <m:rPr>
                  <m:sty m:val="p"/>
                </m:rPr>
                <w:rPr>
                  <w:rFonts w:ascii="Cambria Math" w:eastAsiaTheme="minorEastAsia"/>
                  <w:color w:val="000000" w:themeColor="text1"/>
                </w:rPr>
                <m:t>10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w-t,r</m:t>
              </m:r>
            </m:sub>
          </m:sSub>
          <m:r>
            <m:rPr>
              <m:sty m:val="p"/>
            </m:rPr>
            <w:rPr>
              <w:rFonts w:ascii="Cambria Math" w:eastAsiaTheme="minorEastAsia"/>
              <w:color w:val="000000" w:themeColor="text1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color w:val="000000" w:themeColor="text1"/>
                </w:rPr>
              </m:ctrlPr>
            </m:sSubPr>
            <m:e>
              <m:acc>
                <m:accPr>
                  <m:chr m:val="̌"/>
                  <m:ctrlPr>
                    <w:rPr>
                      <w:rFonts w:ascii="Cambria Math" w:eastAsiaTheme="minorEastAsia" w:hAnsi="Cambria Math"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</w:rPr>
                    <m:t>β</m:t>
                  </m:r>
                </m:e>
              </m:acc>
            </m:e>
            <m:sub>
              <m:r>
                <w:rPr>
                  <w:rFonts w:ascii="Cambria Math" w:eastAsiaTheme="minorEastAsia"/>
                  <w:color w:val="000000" w:themeColor="text1"/>
                </w:rPr>
                <m:t xml:space="preserve">3, </m:t>
              </m:r>
              <m:r>
                <w:rPr>
                  <w:rFonts w:ascii="Cambria Math" w:eastAsiaTheme="minorEastAsia" w:hAnsi="Cambria Math"/>
                  <w:color w:val="000000" w:themeColor="text1"/>
                </w:rPr>
                <m:t>r,t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/>
                  <w:color w:val="000000" w:themeColor="text1"/>
                </w:rPr>
                <m:t>NO2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w-t</m:t>
              </m:r>
              <m:r>
                <w:rPr>
                  <w:rFonts w:ascii="Cambria Math" w:eastAsiaTheme="minorEastAsia"/>
                  <w:color w:val="000000" w:themeColor="text1"/>
                </w:rPr>
                <m:t>,</m:t>
              </m:r>
              <m:r>
                <w:rPr>
                  <w:rFonts w:ascii="Cambria Math" w:eastAsiaTheme="minorEastAsia" w:hAnsi="Cambria Math"/>
                  <w:color w:val="000000" w:themeColor="text1"/>
                </w:rPr>
                <m:t>r</m:t>
              </m:r>
            </m:sub>
          </m:sSub>
          <m:r>
            <m:rPr>
              <m:sty m:val="p"/>
            </m:rPr>
            <w:rPr>
              <w:rFonts w:ascii="Cambria Math" w:eastAsiaTheme="minorEastAsia"/>
              <w:color w:val="000000" w:themeColor="text1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color w:val="000000" w:themeColor="text1"/>
                </w:rPr>
              </m:ctrlPr>
            </m:sSubPr>
            <m:e>
              <m:acc>
                <m:accPr>
                  <m:chr m:val="̌"/>
                  <m:ctrlPr>
                    <w:rPr>
                      <w:rFonts w:ascii="Cambria Math" w:eastAsiaTheme="minorEastAsia" w:hAnsi="Cambria Math"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</w:rPr>
                    <m:t>β</m:t>
                  </m:r>
                </m:e>
              </m:acc>
            </m:e>
            <m:sub>
              <m:r>
                <w:rPr>
                  <w:rFonts w:ascii="Cambria Math" w:eastAsiaTheme="minorEastAsia"/>
                  <w:color w:val="000000" w:themeColor="text1"/>
                </w:rPr>
                <m:t xml:space="preserve">4, </m:t>
              </m:r>
              <m:r>
                <w:rPr>
                  <w:rFonts w:ascii="Cambria Math" w:eastAsiaTheme="minorEastAsia" w:hAnsi="Cambria Math"/>
                  <w:color w:val="000000" w:themeColor="text1"/>
                </w:rPr>
                <m:t>r,t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/>
                  <w:color w:val="000000" w:themeColor="text1"/>
                </w:rPr>
                <m:t>CO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w-t</m:t>
              </m:r>
              <m:r>
                <w:rPr>
                  <w:rFonts w:ascii="Cambria Math" w:eastAsiaTheme="minorEastAsia"/>
                  <w:color w:val="000000" w:themeColor="text1"/>
                </w:rPr>
                <m:t>,</m:t>
              </m:r>
              <m:r>
                <w:rPr>
                  <w:rFonts w:ascii="Cambria Math" w:eastAsiaTheme="minorEastAsia" w:hAnsi="Cambria Math"/>
                  <w:color w:val="000000" w:themeColor="text1"/>
                </w:rPr>
                <m:t>r</m:t>
              </m:r>
            </m:sub>
          </m:sSub>
          <m:r>
            <m:rPr>
              <m:sty m:val="p"/>
            </m:rPr>
            <w:rPr>
              <w:rFonts w:ascii="Cambria Math" w:eastAsiaTheme="minorEastAsia"/>
              <w:color w:val="000000" w:themeColor="text1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color w:val="000000" w:themeColor="text1"/>
                </w:rPr>
              </m:ctrlPr>
            </m:sSubPr>
            <m:e>
              <m:acc>
                <m:accPr>
                  <m:chr m:val="̌"/>
                  <m:ctrlPr>
                    <w:rPr>
                      <w:rFonts w:ascii="Cambria Math" w:eastAsiaTheme="minorEastAsia" w:hAnsi="Cambria Math"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</w:rPr>
                    <m:t>β</m:t>
                  </m:r>
                </m:e>
              </m:acc>
            </m:e>
            <m:sub>
              <m:r>
                <w:rPr>
                  <w:rFonts w:ascii="Cambria Math" w:eastAsiaTheme="minorEastAsia"/>
                  <w:color w:val="000000" w:themeColor="text1"/>
                </w:rPr>
                <m:t xml:space="preserve">5, </m:t>
              </m:r>
              <m:r>
                <w:rPr>
                  <w:rFonts w:ascii="Cambria Math" w:eastAsiaTheme="minorEastAsia" w:hAnsi="Cambria Math"/>
                  <w:color w:val="000000" w:themeColor="text1"/>
                </w:rPr>
                <m:t>r,t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/>
                  <w:color w:val="000000" w:themeColor="text1"/>
                </w:rPr>
                <m:t>SO2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w-t</m:t>
              </m:r>
              <m:r>
                <w:rPr>
                  <w:rFonts w:ascii="Cambria Math" w:eastAsiaTheme="minorEastAsia"/>
                  <w:color w:val="000000" w:themeColor="text1"/>
                </w:rPr>
                <m:t>,</m:t>
              </m:r>
              <m:r>
                <w:rPr>
                  <w:rFonts w:ascii="Cambria Math" w:eastAsiaTheme="minorEastAsia" w:hAnsi="Cambria Math"/>
                  <w:color w:val="000000" w:themeColor="text1"/>
                </w:rPr>
                <m:t>r</m:t>
              </m:r>
            </m:sub>
          </m:sSub>
          <m:r>
            <m:rPr>
              <m:sty m:val="p"/>
            </m:rPr>
            <w:rPr>
              <w:rFonts w:ascii="Cambria Math" w:eastAsiaTheme="minorEastAsia"/>
              <w:color w:val="000000" w:themeColor="text1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color w:val="000000" w:themeColor="text1"/>
                </w:rPr>
              </m:ctrlPr>
            </m:sSubPr>
            <m:e>
              <m:acc>
                <m:accPr>
                  <m:chr m:val="̌"/>
                  <m:ctrlPr>
                    <w:rPr>
                      <w:rFonts w:ascii="Cambria Math" w:eastAsiaTheme="minorEastAsia" w:hAnsi="Cambria Math"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</w:rPr>
                    <m:t>β</m:t>
                  </m:r>
                </m:e>
              </m:acc>
            </m:e>
            <m:sub>
              <m:r>
                <w:rPr>
                  <w:rFonts w:ascii="Cambria Math" w:eastAsiaTheme="minorEastAsia"/>
                  <w:color w:val="000000" w:themeColor="text1"/>
                </w:rPr>
                <m:t xml:space="preserve">6, </m:t>
              </m:r>
              <m:r>
                <w:rPr>
                  <w:rFonts w:ascii="Cambria Math" w:eastAsiaTheme="minorEastAsia" w:hAnsi="Cambria Math"/>
                  <w:color w:val="000000" w:themeColor="text1"/>
                </w:rPr>
                <m:t>r,t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/>
                  <w:color w:val="000000" w:themeColor="text1"/>
                </w:rPr>
                <m:t>Temp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w</m:t>
              </m:r>
              <m:r>
                <w:rPr>
                  <w:rFonts w:ascii="Cambria Math" w:eastAsiaTheme="minorEastAsia"/>
                  <w:color w:val="000000" w:themeColor="text1"/>
                </w:rPr>
                <m:t>,</m:t>
              </m:r>
              <m:r>
                <w:rPr>
                  <w:rFonts w:ascii="Cambria Math" w:eastAsiaTheme="minorEastAsia" w:hAnsi="Cambria Math"/>
                  <w:color w:val="000000" w:themeColor="text1"/>
                </w:rPr>
                <m:t>r</m:t>
              </m:r>
            </m:sub>
          </m:sSub>
          <m:r>
            <m:rPr>
              <m:sty m:val="p"/>
            </m:rPr>
            <w:rPr>
              <w:rFonts w:ascii="Cambria Math" w:eastAsiaTheme="minorEastAsia"/>
              <w:color w:val="000000" w:themeColor="text1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color w:val="000000" w:themeColor="text1"/>
                </w:rPr>
              </m:ctrlPr>
            </m:sSubPr>
            <m:e>
              <m:acc>
                <m:accPr>
                  <m:chr m:val="̌"/>
                  <m:ctrlPr>
                    <w:rPr>
                      <w:rFonts w:ascii="Cambria Math" w:eastAsiaTheme="minorEastAsia" w:hAnsi="Cambria Math"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</w:rPr>
                    <m:t>β</m:t>
                  </m:r>
                </m:e>
              </m:acc>
            </m:e>
            <m:sub>
              <m:r>
                <w:rPr>
                  <w:rFonts w:ascii="Cambria Math" w:eastAsiaTheme="minorEastAsia"/>
                  <w:color w:val="000000" w:themeColor="text1"/>
                </w:rPr>
                <m:t xml:space="preserve">7, </m:t>
              </m:r>
              <m:r>
                <w:rPr>
                  <w:rFonts w:ascii="Cambria Math" w:eastAsiaTheme="minorEastAsia" w:hAnsi="Cambria Math"/>
                  <w:color w:val="000000" w:themeColor="text1"/>
                </w:rPr>
                <m:t>r,t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/>
                  <w:color w:val="000000" w:themeColor="text1"/>
                </w:rPr>
                <m:t>Sunlight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w</m:t>
              </m:r>
              <m:r>
                <w:rPr>
                  <w:rFonts w:ascii="Cambria Math" w:eastAsiaTheme="minorEastAsia"/>
                  <w:color w:val="000000" w:themeColor="text1"/>
                </w:rPr>
                <m:t>,</m:t>
              </m:r>
              <m:r>
                <w:rPr>
                  <w:rFonts w:ascii="Cambria Math" w:eastAsiaTheme="minorEastAsia" w:hAnsi="Cambria Math"/>
                  <w:color w:val="000000" w:themeColor="text1"/>
                </w:rPr>
                <m:t>r</m:t>
              </m:r>
            </m:sub>
          </m:sSub>
          <m:r>
            <m:rPr>
              <m:sty m:val="p"/>
            </m:rPr>
            <w:rPr>
              <w:rFonts w:ascii="Cambria Math" w:eastAsiaTheme="minorEastAsia"/>
              <w:color w:val="000000" w:themeColor="text1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color w:val="000000" w:themeColor="text1"/>
                </w:rPr>
              </m:ctrlPr>
            </m:sSubPr>
            <m:e>
              <m:acc>
                <m:accPr>
                  <m:chr m:val="̌"/>
                  <m:ctrlPr>
                    <w:rPr>
                      <w:rFonts w:ascii="Cambria Math" w:eastAsiaTheme="minorEastAsia" w:hAnsi="Cambria Math"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</w:rPr>
                    <m:t>β</m:t>
                  </m:r>
                </m:e>
              </m:acc>
            </m:e>
            <m:sub>
              <m:r>
                <w:rPr>
                  <w:rFonts w:ascii="Cambria Math" w:eastAsiaTheme="minorEastAsia"/>
                  <w:color w:val="000000" w:themeColor="text1"/>
                </w:rPr>
                <m:t xml:space="preserve">8, </m:t>
              </m:r>
              <m:r>
                <w:rPr>
                  <w:rFonts w:ascii="Cambria Math" w:eastAsiaTheme="minorEastAsia" w:hAnsi="Cambria Math"/>
                  <w:color w:val="000000" w:themeColor="text1"/>
                </w:rPr>
                <m:t>r,t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/>
                  <w:color w:val="000000" w:themeColor="text1"/>
                </w:rPr>
                <m:t>KOSPI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w</m:t>
              </m:r>
            </m:sub>
          </m:sSub>
          <m:r>
            <m:rPr>
              <m:sty m:val="p"/>
            </m:rPr>
            <w:rPr>
              <w:rFonts w:ascii="Cambria Math" w:eastAsiaTheme="minorEastAsia"/>
              <w:color w:val="000000" w:themeColor="text1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color w:val="000000" w:themeColor="text1"/>
                </w:rPr>
              </m:ctrlPr>
            </m:sSubPr>
            <m:e>
              <m:acc>
                <m:accPr>
                  <m:chr m:val="̌"/>
                  <m:ctrlPr>
                    <w:rPr>
                      <w:rFonts w:ascii="Cambria Math" w:eastAsiaTheme="minorEastAsia" w:hAnsi="Cambria Math"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</w:rPr>
                    <m:t>β</m:t>
                  </m:r>
                </m:e>
              </m:acc>
            </m:e>
            <m:sub>
              <m:r>
                <w:rPr>
                  <w:rFonts w:ascii="Cambria Math" w:eastAsiaTheme="minorEastAsia"/>
                  <w:color w:val="000000" w:themeColor="text1"/>
                </w:rPr>
                <m:t xml:space="preserve">9, </m:t>
              </m:r>
              <m:r>
                <w:rPr>
                  <w:rFonts w:ascii="Cambria Math" w:eastAsiaTheme="minorEastAsia" w:hAnsi="Cambria Math"/>
                  <w:color w:val="000000" w:themeColor="text1"/>
                </w:rPr>
                <m:t>r,t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/>
                  <w:color w:val="000000" w:themeColor="text1"/>
                </w:rPr>
                <m:t>Unemployment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w</m:t>
              </m:r>
            </m:sub>
          </m:sSub>
          <m:r>
            <m:rPr>
              <m:sty m:val="p"/>
            </m:rPr>
            <w:rPr>
              <w:rFonts w:ascii="Cambria Math" w:eastAsiaTheme="minorEastAsia"/>
              <w:color w:val="000000" w:themeColor="text1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color w:val="000000" w:themeColor="text1"/>
                </w:rPr>
              </m:ctrlPr>
            </m:sSubPr>
            <m:e>
              <m:acc>
                <m:accPr>
                  <m:chr m:val="̌"/>
                  <m:ctrlPr>
                    <w:rPr>
                      <w:rFonts w:ascii="Cambria Math" w:eastAsiaTheme="minorEastAsia" w:hAnsi="Cambria Math"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</w:rPr>
                    <m:t>β</m:t>
                  </m:r>
                </m:e>
              </m:acc>
            </m:e>
            <m:sub>
              <m:r>
                <w:rPr>
                  <w:rFonts w:ascii="Cambria Math" w:eastAsiaTheme="minorEastAsia"/>
                  <w:color w:val="000000" w:themeColor="text1"/>
                </w:rPr>
                <m:t xml:space="preserve">10, </m:t>
              </m:r>
              <m:r>
                <w:rPr>
                  <w:rFonts w:ascii="Cambria Math" w:eastAsiaTheme="minorEastAsia" w:hAnsi="Cambria Math"/>
                  <w:color w:val="000000" w:themeColor="text1"/>
                </w:rPr>
                <m:t>r,t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/>
                  <w:color w:val="000000" w:themeColor="text1"/>
                </w:rPr>
                <m:t>Price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w</m:t>
              </m:r>
            </m:sub>
          </m:sSub>
          <m:r>
            <m:rPr>
              <m:sty m:val="p"/>
            </m:rPr>
            <w:rPr>
              <w:rFonts w:ascii="Cambria Math" w:eastAsiaTheme="minorEastAsia"/>
              <w:color w:val="000000" w:themeColor="text1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color w:val="000000" w:themeColor="text1"/>
                </w:rPr>
              </m:ctrlPr>
            </m:sSubPr>
            <m:e>
              <m:acc>
                <m:accPr>
                  <m:chr m:val="̌"/>
                  <m:ctrlPr>
                    <w:rPr>
                      <w:rFonts w:ascii="Cambria Math" w:eastAsiaTheme="minorEastAsia" w:hAnsi="Cambria Math"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</w:rPr>
                    <m:t>β</m:t>
                  </m:r>
                </m:e>
              </m:acc>
            </m:e>
            <m:sub>
              <m:r>
                <w:rPr>
                  <w:rFonts w:ascii="Cambria Math" w:eastAsiaTheme="minorEastAsia"/>
                  <w:color w:val="000000" w:themeColor="text1"/>
                </w:rPr>
                <m:t xml:space="preserve">11, </m:t>
              </m:r>
              <m:r>
                <w:rPr>
                  <w:rFonts w:ascii="Cambria Math" w:eastAsiaTheme="minorEastAsia" w:hAnsi="Cambria Math"/>
                  <w:color w:val="000000" w:themeColor="text1"/>
                </w:rPr>
                <m:t>r,t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/>
                  <w:color w:val="000000" w:themeColor="text1"/>
                </w:rPr>
                <m:t>Average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w</m:t>
              </m:r>
            </m:sub>
          </m:sSub>
          <m:r>
            <m:rPr>
              <m:sty m:val="p"/>
            </m:rPr>
            <w:rPr>
              <w:rFonts w:ascii="Cambria Math" w:eastAsiaTheme="minorEastAsia"/>
              <w:color w:val="000000" w:themeColor="text1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color w:val="000000" w:themeColor="text1"/>
                </w:rPr>
              </m:ctrlPr>
            </m:sSubPr>
            <m:e>
              <m:acc>
                <m:accPr>
                  <m:chr m:val="̌"/>
                  <m:ctrlPr>
                    <w:rPr>
                      <w:rFonts w:ascii="Cambria Math" w:eastAsiaTheme="minorEastAsia" w:hAnsi="Cambria Math"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</w:rPr>
                    <m:t>β</m:t>
                  </m:r>
                </m:e>
              </m:acc>
            </m:e>
            <m:sub>
              <m:r>
                <w:rPr>
                  <w:rFonts w:ascii="Cambria Math" w:eastAsiaTheme="minorEastAsia"/>
                  <w:color w:val="000000" w:themeColor="text1"/>
                </w:rPr>
                <m:t xml:space="preserve">12, </m:t>
              </m:r>
              <m:r>
                <w:rPr>
                  <w:rFonts w:ascii="Cambria Math" w:eastAsiaTheme="minorEastAsia" w:hAnsi="Cambria Math"/>
                  <w:color w:val="000000" w:themeColor="text1"/>
                </w:rPr>
                <m:t>r,t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/>
                  <w:color w:val="000000" w:themeColor="text1"/>
                </w:rPr>
                <m:t>Celebrity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w</m:t>
              </m:r>
            </m:sub>
          </m:sSub>
          <m:r>
            <m:rPr>
              <m:sty m:val="p"/>
            </m:rPr>
            <w:rPr>
              <w:rFonts w:ascii="Cambria Math" w:eastAsiaTheme="minorEastAsia"/>
              <w:color w:val="000000" w:themeColor="text1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color w:val="000000" w:themeColor="text1"/>
                </w:rPr>
              </m:ctrlPr>
            </m:sSubPr>
            <m:e>
              <m:acc>
                <m:accPr>
                  <m:chr m:val="̌"/>
                  <m:ctrlPr>
                    <w:rPr>
                      <w:rFonts w:ascii="Cambria Math" w:eastAsiaTheme="minorEastAsia" w:hAnsi="Cambria Math"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</w:rPr>
                    <m:t>β</m:t>
                  </m:r>
                </m:e>
              </m:acc>
            </m:e>
            <m:sub>
              <m:r>
                <w:rPr>
                  <w:rFonts w:ascii="Cambria Math" w:eastAsiaTheme="minorEastAsia"/>
                  <w:color w:val="000000" w:themeColor="text1"/>
                </w:rPr>
                <m:t xml:space="preserve">13, </m:t>
              </m:r>
              <m:r>
                <w:rPr>
                  <w:rFonts w:ascii="Cambria Math" w:eastAsiaTheme="minorEastAsia" w:hAnsi="Cambria Math"/>
                  <w:color w:val="000000" w:themeColor="text1"/>
                </w:rPr>
                <m:t>r,t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</w:rPr>
                <m:t>Suicide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w-t-1</m:t>
              </m:r>
              <m:r>
                <w:rPr>
                  <w:rFonts w:ascii="Cambria Math" w:eastAsiaTheme="minorEastAsia"/>
                  <w:color w:val="000000" w:themeColor="text1"/>
                </w:rPr>
                <m:t>,</m:t>
              </m:r>
              <m:r>
                <w:rPr>
                  <w:rFonts w:ascii="Cambria Math" w:eastAsiaTheme="minorEastAsia" w:hAnsi="Cambria Math"/>
                  <w:color w:val="000000" w:themeColor="text1"/>
                </w:rPr>
                <m:t>r</m:t>
              </m:r>
            </m:sub>
          </m:sSub>
        </m:oMath>
      </m:oMathPara>
    </w:p>
    <w:p w:rsidR="000357B0" w:rsidRPr="00A120E2" w:rsidRDefault="000357B0" w:rsidP="000357B0">
      <w:pPr>
        <w:adjustRightInd/>
        <w:rPr>
          <w:rFonts w:eastAsia="맑은 고딕"/>
          <w:snapToGrid w:val="0"/>
          <w:color w:val="000000" w:themeColor="text1"/>
          <w:spacing w:val="2"/>
          <w:position w:val="2"/>
          <w:szCs w:val="24"/>
        </w:rPr>
      </w:pPr>
    </w:p>
    <w:p w:rsidR="000357B0" w:rsidRPr="00A120E2" w:rsidRDefault="000357B0" w:rsidP="000357B0">
      <w:pPr>
        <w:adjustRightInd/>
        <w:ind w:leftChars="235" w:left="849" w:hangingChars="117" w:hanging="285"/>
        <w:rPr>
          <w:rFonts w:eastAsia="맑은 고딕"/>
          <w:snapToGrid w:val="0"/>
          <w:color w:val="000000" w:themeColor="text1"/>
          <w:spacing w:val="2"/>
          <w:position w:val="2"/>
          <w:szCs w:val="24"/>
        </w:rPr>
      </w:pPr>
      <w:r w:rsidRPr="00A120E2">
        <w:rPr>
          <w:rFonts w:eastAsia="맑은 고딕"/>
          <w:i/>
          <w:snapToGrid w:val="0"/>
          <w:color w:val="000000" w:themeColor="text1"/>
          <w:spacing w:val="2"/>
          <w:position w:val="2"/>
          <w:szCs w:val="24"/>
        </w:rPr>
        <w:t>r</w:t>
      </w:r>
      <w:r w:rsidRPr="00A120E2">
        <w:rPr>
          <w:rFonts w:eastAsia="맑은 고딕"/>
          <w:snapToGrid w:val="0"/>
          <w:color w:val="000000" w:themeColor="text1"/>
          <w:spacing w:val="2"/>
          <w:position w:val="2"/>
          <w:szCs w:val="24"/>
        </w:rPr>
        <w:t xml:space="preserve"> = 1 (Seoul), 2 (</w:t>
      </w:r>
      <w:proofErr w:type="spellStart"/>
      <w:r w:rsidRPr="00A120E2">
        <w:rPr>
          <w:rFonts w:eastAsia="맑은 고딕"/>
          <w:snapToGrid w:val="0"/>
          <w:color w:val="000000" w:themeColor="text1"/>
          <w:spacing w:val="2"/>
          <w:position w:val="2"/>
          <w:szCs w:val="24"/>
        </w:rPr>
        <w:t>Busan</w:t>
      </w:r>
      <w:proofErr w:type="spellEnd"/>
      <w:r w:rsidRPr="00A120E2">
        <w:rPr>
          <w:rFonts w:eastAsia="맑은 고딕"/>
          <w:snapToGrid w:val="0"/>
          <w:color w:val="000000" w:themeColor="text1"/>
          <w:spacing w:val="2"/>
          <w:position w:val="2"/>
          <w:szCs w:val="24"/>
        </w:rPr>
        <w:t>), 3 (</w:t>
      </w:r>
      <w:proofErr w:type="spellStart"/>
      <w:r w:rsidRPr="00A120E2">
        <w:rPr>
          <w:rFonts w:eastAsia="맑은 고딕"/>
          <w:snapToGrid w:val="0"/>
          <w:color w:val="000000" w:themeColor="text1"/>
          <w:spacing w:val="2"/>
          <w:position w:val="2"/>
          <w:szCs w:val="24"/>
        </w:rPr>
        <w:t>Daegu</w:t>
      </w:r>
      <w:proofErr w:type="spellEnd"/>
      <w:r w:rsidRPr="00A120E2">
        <w:rPr>
          <w:rFonts w:eastAsia="맑은 고딕"/>
          <w:snapToGrid w:val="0"/>
          <w:color w:val="000000" w:themeColor="text1"/>
          <w:spacing w:val="2"/>
          <w:position w:val="2"/>
          <w:szCs w:val="24"/>
        </w:rPr>
        <w:t>), 4 (</w:t>
      </w:r>
      <w:proofErr w:type="spellStart"/>
      <w:r w:rsidRPr="00A120E2">
        <w:rPr>
          <w:rFonts w:eastAsia="맑은 고딕"/>
          <w:snapToGrid w:val="0"/>
          <w:color w:val="000000" w:themeColor="text1"/>
          <w:spacing w:val="2"/>
          <w:position w:val="2"/>
          <w:szCs w:val="24"/>
        </w:rPr>
        <w:t>Incheon</w:t>
      </w:r>
      <w:proofErr w:type="spellEnd"/>
      <w:r w:rsidRPr="00A120E2">
        <w:rPr>
          <w:rFonts w:eastAsia="맑은 고딕"/>
          <w:snapToGrid w:val="0"/>
          <w:color w:val="000000" w:themeColor="text1"/>
          <w:spacing w:val="2"/>
          <w:position w:val="2"/>
          <w:szCs w:val="24"/>
        </w:rPr>
        <w:t>), 5 (</w:t>
      </w:r>
      <w:proofErr w:type="spellStart"/>
      <w:r w:rsidRPr="00A120E2">
        <w:rPr>
          <w:rFonts w:eastAsia="맑은 고딕"/>
          <w:snapToGrid w:val="0"/>
          <w:color w:val="000000" w:themeColor="text1"/>
          <w:spacing w:val="2"/>
          <w:position w:val="2"/>
          <w:szCs w:val="24"/>
        </w:rPr>
        <w:t>Gwangju</w:t>
      </w:r>
      <w:proofErr w:type="spellEnd"/>
      <w:r w:rsidRPr="00A120E2">
        <w:rPr>
          <w:rFonts w:eastAsia="맑은 고딕"/>
          <w:snapToGrid w:val="0"/>
          <w:color w:val="000000" w:themeColor="text1"/>
          <w:spacing w:val="2"/>
          <w:position w:val="2"/>
          <w:szCs w:val="24"/>
        </w:rPr>
        <w:t>), 6 (</w:t>
      </w:r>
      <w:proofErr w:type="spellStart"/>
      <w:r w:rsidRPr="00A120E2">
        <w:rPr>
          <w:rFonts w:eastAsia="맑은 고딕"/>
          <w:snapToGrid w:val="0"/>
          <w:color w:val="000000" w:themeColor="text1"/>
          <w:spacing w:val="2"/>
          <w:position w:val="2"/>
          <w:szCs w:val="24"/>
        </w:rPr>
        <w:t>Deajeon</w:t>
      </w:r>
      <w:proofErr w:type="spellEnd"/>
      <w:r w:rsidRPr="00A120E2">
        <w:rPr>
          <w:rFonts w:eastAsia="맑은 고딕"/>
          <w:snapToGrid w:val="0"/>
          <w:color w:val="000000" w:themeColor="text1"/>
          <w:spacing w:val="2"/>
          <w:position w:val="2"/>
          <w:szCs w:val="24"/>
        </w:rPr>
        <w:t xml:space="preserve">), 7 (Ulsan), </w:t>
      </w:r>
      <w:proofErr w:type="gramStart"/>
      <w:r w:rsidRPr="00A120E2">
        <w:rPr>
          <w:rFonts w:eastAsia="맑은 고딕"/>
          <w:snapToGrid w:val="0"/>
          <w:color w:val="000000" w:themeColor="text1"/>
          <w:spacing w:val="2"/>
          <w:position w:val="2"/>
          <w:szCs w:val="24"/>
        </w:rPr>
        <w:t xml:space="preserve">8 </w:t>
      </w:r>
      <w:r w:rsidRPr="00A120E2">
        <w:rPr>
          <w:rFonts w:eastAsia="맑은 고딕" w:hint="eastAsia"/>
          <w:snapToGrid w:val="0"/>
          <w:color w:val="000000" w:themeColor="text1"/>
          <w:spacing w:val="2"/>
          <w:position w:val="2"/>
          <w:szCs w:val="24"/>
        </w:rPr>
        <w:t xml:space="preserve"> </w:t>
      </w:r>
      <w:r w:rsidRPr="00A120E2">
        <w:rPr>
          <w:rFonts w:eastAsia="맑은 고딕"/>
          <w:snapToGrid w:val="0"/>
          <w:color w:val="000000" w:themeColor="text1"/>
          <w:spacing w:val="2"/>
          <w:position w:val="2"/>
          <w:szCs w:val="24"/>
        </w:rPr>
        <w:t>(</w:t>
      </w:r>
      <w:proofErr w:type="spellStart"/>
      <w:proofErr w:type="gramEnd"/>
      <w:r w:rsidRPr="00A120E2">
        <w:rPr>
          <w:rFonts w:eastAsia="맑은 고딕"/>
          <w:snapToGrid w:val="0"/>
          <w:color w:val="000000" w:themeColor="text1"/>
          <w:spacing w:val="2"/>
          <w:position w:val="2"/>
          <w:szCs w:val="24"/>
        </w:rPr>
        <w:t>Kyunggi</w:t>
      </w:r>
      <w:proofErr w:type="spellEnd"/>
      <w:r w:rsidRPr="00A120E2">
        <w:rPr>
          <w:rFonts w:eastAsia="맑은 고딕"/>
          <w:snapToGrid w:val="0"/>
          <w:color w:val="000000" w:themeColor="text1"/>
          <w:spacing w:val="2"/>
          <w:position w:val="2"/>
          <w:szCs w:val="24"/>
        </w:rPr>
        <w:t>), 9 (</w:t>
      </w:r>
      <w:proofErr w:type="spellStart"/>
      <w:r w:rsidRPr="00A120E2">
        <w:rPr>
          <w:rFonts w:eastAsia="맑은 고딕"/>
          <w:snapToGrid w:val="0"/>
          <w:color w:val="000000" w:themeColor="text1"/>
          <w:spacing w:val="2"/>
          <w:position w:val="2"/>
          <w:szCs w:val="24"/>
        </w:rPr>
        <w:t>Gangwon</w:t>
      </w:r>
      <w:proofErr w:type="spellEnd"/>
      <w:r w:rsidRPr="00A120E2">
        <w:rPr>
          <w:rFonts w:eastAsia="맑은 고딕"/>
          <w:snapToGrid w:val="0"/>
          <w:color w:val="000000" w:themeColor="text1"/>
          <w:spacing w:val="2"/>
          <w:position w:val="2"/>
          <w:szCs w:val="24"/>
        </w:rPr>
        <w:t>), 10 (</w:t>
      </w:r>
      <w:proofErr w:type="spellStart"/>
      <w:r w:rsidRPr="00A120E2">
        <w:rPr>
          <w:rFonts w:eastAsia="맑은 고딕"/>
          <w:snapToGrid w:val="0"/>
          <w:color w:val="000000" w:themeColor="text1"/>
          <w:spacing w:val="2"/>
          <w:position w:val="2"/>
          <w:szCs w:val="24"/>
        </w:rPr>
        <w:t>Chungbuk</w:t>
      </w:r>
      <w:proofErr w:type="spellEnd"/>
      <w:r w:rsidRPr="00A120E2">
        <w:rPr>
          <w:rFonts w:eastAsia="맑은 고딕"/>
          <w:snapToGrid w:val="0"/>
          <w:color w:val="000000" w:themeColor="text1"/>
          <w:spacing w:val="2"/>
          <w:position w:val="2"/>
          <w:szCs w:val="24"/>
        </w:rPr>
        <w:t>), 11 (</w:t>
      </w:r>
      <w:proofErr w:type="spellStart"/>
      <w:r w:rsidRPr="00A120E2">
        <w:rPr>
          <w:rFonts w:eastAsia="맑은 고딕"/>
          <w:snapToGrid w:val="0"/>
          <w:color w:val="000000" w:themeColor="text1"/>
          <w:spacing w:val="2"/>
          <w:position w:val="2"/>
          <w:szCs w:val="24"/>
        </w:rPr>
        <w:t>Chungnam</w:t>
      </w:r>
      <w:proofErr w:type="spellEnd"/>
      <w:r w:rsidRPr="00A120E2">
        <w:rPr>
          <w:rFonts w:eastAsia="맑은 고딕"/>
          <w:snapToGrid w:val="0"/>
          <w:color w:val="000000" w:themeColor="text1"/>
          <w:spacing w:val="2"/>
          <w:position w:val="2"/>
          <w:szCs w:val="24"/>
        </w:rPr>
        <w:t>), 12 (</w:t>
      </w:r>
      <w:proofErr w:type="spellStart"/>
      <w:r w:rsidRPr="00A120E2">
        <w:rPr>
          <w:rFonts w:eastAsia="맑은 고딕"/>
          <w:snapToGrid w:val="0"/>
          <w:color w:val="000000" w:themeColor="text1"/>
          <w:spacing w:val="2"/>
          <w:position w:val="2"/>
          <w:szCs w:val="24"/>
        </w:rPr>
        <w:t>Jeonbuk</w:t>
      </w:r>
      <w:proofErr w:type="spellEnd"/>
      <w:r w:rsidRPr="00A120E2">
        <w:rPr>
          <w:rFonts w:eastAsia="맑은 고딕"/>
          <w:snapToGrid w:val="0"/>
          <w:color w:val="000000" w:themeColor="text1"/>
          <w:spacing w:val="2"/>
          <w:position w:val="2"/>
          <w:szCs w:val="24"/>
        </w:rPr>
        <w:t>), 13 (</w:t>
      </w:r>
      <w:proofErr w:type="spellStart"/>
      <w:r w:rsidRPr="00A120E2">
        <w:rPr>
          <w:rFonts w:eastAsia="맑은 고딕"/>
          <w:snapToGrid w:val="0"/>
          <w:color w:val="000000" w:themeColor="text1"/>
          <w:spacing w:val="2"/>
          <w:position w:val="2"/>
          <w:szCs w:val="24"/>
        </w:rPr>
        <w:t>Jeonnam</w:t>
      </w:r>
      <w:proofErr w:type="spellEnd"/>
      <w:r w:rsidRPr="00A120E2">
        <w:rPr>
          <w:rFonts w:eastAsia="맑은 고딕"/>
          <w:snapToGrid w:val="0"/>
          <w:color w:val="000000" w:themeColor="text1"/>
          <w:spacing w:val="2"/>
          <w:position w:val="2"/>
          <w:szCs w:val="24"/>
        </w:rPr>
        <w:t>), 14 (</w:t>
      </w:r>
      <w:proofErr w:type="spellStart"/>
      <w:r w:rsidRPr="00A120E2">
        <w:rPr>
          <w:rFonts w:eastAsia="맑은 고딕"/>
          <w:snapToGrid w:val="0"/>
          <w:color w:val="000000" w:themeColor="text1"/>
          <w:spacing w:val="2"/>
          <w:position w:val="2"/>
          <w:szCs w:val="24"/>
        </w:rPr>
        <w:t>Gyungbuk</w:t>
      </w:r>
      <w:proofErr w:type="spellEnd"/>
      <w:r w:rsidRPr="00A120E2">
        <w:rPr>
          <w:rFonts w:eastAsia="맑은 고딕"/>
          <w:snapToGrid w:val="0"/>
          <w:color w:val="000000" w:themeColor="text1"/>
          <w:spacing w:val="2"/>
          <w:position w:val="2"/>
          <w:szCs w:val="24"/>
        </w:rPr>
        <w:t>), 15 (</w:t>
      </w:r>
      <w:proofErr w:type="spellStart"/>
      <w:r w:rsidRPr="00A120E2">
        <w:rPr>
          <w:rFonts w:eastAsia="맑은 고딕"/>
          <w:snapToGrid w:val="0"/>
          <w:color w:val="000000" w:themeColor="text1"/>
          <w:spacing w:val="2"/>
          <w:position w:val="2"/>
          <w:szCs w:val="24"/>
        </w:rPr>
        <w:t>Gyungnam</w:t>
      </w:r>
      <w:proofErr w:type="spellEnd"/>
      <w:r w:rsidRPr="00A120E2">
        <w:rPr>
          <w:rFonts w:eastAsia="맑은 고딕"/>
          <w:snapToGrid w:val="0"/>
          <w:color w:val="000000" w:themeColor="text1"/>
          <w:spacing w:val="2"/>
          <w:position w:val="2"/>
          <w:szCs w:val="24"/>
        </w:rPr>
        <w:t>), 16 (</w:t>
      </w:r>
      <w:proofErr w:type="spellStart"/>
      <w:r w:rsidRPr="00A120E2">
        <w:rPr>
          <w:rFonts w:eastAsia="맑은 고딕"/>
          <w:snapToGrid w:val="0"/>
          <w:color w:val="000000" w:themeColor="text1"/>
          <w:spacing w:val="2"/>
          <w:position w:val="2"/>
          <w:szCs w:val="24"/>
        </w:rPr>
        <w:t>Jeju</w:t>
      </w:r>
      <w:proofErr w:type="spellEnd"/>
      <w:r w:rsidRPr="00A120E2">
        <w:rPr>
          <w:rFonts w:eastAsia="맑은 고딕"/>
          <w:snapToGrid w:val="0"/>
          <w:color w:val="000000" w:themeColor="text1"/>
          <w:spacing w:val="2"/>
          <w:position w:val="2"/>
          <w:szCs w:val="24"/>
        </w:rPr>
        <w:t>)</w:t>
      </w:r>
    </w:p>
    <w:p w:rsidR="000357B0" w:rsidRPr="00A120E2" w:rsidRDefault="000357B0" w:rsidP="000357B0">
      <w:pPr>
        <w:adjustRightInd/>
        <w:rPr>
          <w:rFonts w:eastAsia="맑은 고딕"/>
          <w:snapToGrid w:val="0"/>
          <w:color w:val="000000" w:themeColor="text1"/>
          <w:spacing w:val="2"/>
          <w:position w:val="2"/>
          <w:szCs w:val="24"/>
        </w:rPr>
      </w:pPr>
    </w:p>
    <w:p w:rsidR="000357B0" w:rsidRPr="00A120E2" w:rsidRDefault="000357B0" w:rsidP="000357B0">
      <w:pPr>
        <w:adjustRightInd/>
        <w:ind w:leftChars="235" w:left="849" w:hangingChars="117" w:hanging="285"/>
        <w:rPr>
          <w:rFonts w:eastAsia="맑은 고딕"/>
          <w:snapToGrid w:val="0"/>
          <w:color w:val="000000" w:themeColor="text1"/>
          <w:spacing w:val="2"/>
          <w:position w:val="2"/>
          <w:szCs w:val="24"/>
        </w:rPr>
      </w:pPr>
      <w:r w:rsidRPr="00A120E2">
        <w:rPr>
          <w:rFonts w:eastAsia="맑은 고딕"/>
          <w:i/>
          <w:snapToGrid w:val="0"/>
          <w:color w:val="000000" w:themeColor="text1"/>
          <w:spacing w:val="2"/>
          <w:position w:val="2"/>
          <w:szCs w:val="24"/>
        </w:rPr>
        <w:t>w</w:t>
      </w:r>
      <w:r w:rsidRPr="00A120E2">
        <w:rPr>
          <w:rFonts w:eastAsia="맑은 고딕"/>
          <w:snapToGrid w:val="0"/>
          <w:color w:val="000000" w:themeColor="text1"/>
          <w:spacing w:val="2"/>
          <w:position w:val="2"/>
          <w:szCs w:val="24"/>
        </w:rPr>
        <w:t xml:space="preserve"> = 1 (2006-01-01 ~ 2006-01-07), 2 (2006-01-08 ~ 2006-01-14)</w:t>
      </w:r>
      <w:r w:rsidRPr="00A120E2">
        <w:rPr>
          <w:rFonts w:eastAsia="맑은 고딕" w:hint="eastAsia"/>
          <w:snapToGrid w:val="0"/>
          <w:color w:val="000000" w:themeColor="text1"/>
          <w:spacing w:val="2"/>
          <w:position w:val="2"/>
          <w:szCs w:val="24"/>
        </w:rPr>
        <w:t xml:space="preserve"> </w:t>
      </w:r>
      <w:proofErr w:type="gramStart"/>
      <w:r w:rsidRPr="00A120E2">
        <w:rPr>
          <w:rFonts w:ascii="굴림" w:eastAsia="굴림" w:hAnsi="굴림" w:hint="eastAsia"/>
          <w:snapToGrid w:val="0"/>
          <w:color w:val="000000" w:themeColor="text1"/>
          <w:spacing w:val="2"/>
          <w:position w:val="2"/>
          <w:szCs w:val="24"/>
        </w:rPr>
        <w:t>…</w:t>
      </w:r>
      <w:proofErr w:type="gramEnd"/>
      <w:r w:rsidRPr="00A120E2">
        <w:rPr>
          <w:rFonts w:eastAsia="맑은 고딕"/>
          <w:snapToGrid w:val="0"/>
          <w:color w:val="000000" w:themeColor="text1"/>
          <w:spacing w:val="2"/>
          <w:position w:val="2"/>
          <w:szCs w:val="24"/>
        </w:rPr>
        <w:t xml:space="preserve"> 313 (2011-12-25 ~ 2011-12-31)</w:t>
      </w:r>
    </w:p>
    <w:p w:rsidR="000357B0" w:rsidRPr="00A120E2" w:rsidRDefault="000357B0" w:rsidP="000357B0">
      <w:pPr>
        <w:adjustRightInd/>
        <w:rPr>
          <w:rFonts w:eastAsia="맑은 고딕"/>
          <w:snapToGrid w:val="0"/>
          <w:color w:val="000000" w:themeColor="text1"/>
          <w:spacing w:val="2"/>
          <w:position w:val="2"/>
          <w:szCs w:val="24"/>
        </w:rPr>
      </w:pPr>
    </w:p>
    <w:p w:rsidR="000357B0" w:rsidRPr="00877771" w:rsidRDefault="000357B0" w:rsidP="000357B0">
      <w:pPr>
        <w:adjustRightInd/>
        <w:ind w:firstLineChars="232" w:firstLine="566"/>
        <w:rPr>
          <w:rFonts w:eastAsiaTheme="minorEastAsia"/>
          <w:i/>
          <w:snapToGrid w:val="0"/>
          <w:color w:val="000000" w:themeColor="text1"/>
          <w:spacing w:val="2"/>
          <w:position w:val="2"/>
          <w:szCs w:val="24"/>
        </w:rPr>
      </w:pPr>
      <w:r w:rsidRPr="00A120E2">
        <w:rPr>
          <w:rFonts w:eastAsia="맑은 고딕" w:hint="eastAsia"/>
          <w:i/>
          <w:snapToGrid w:val="0"/>
          <w:color w:val="000000" w:themeColor="text1"/>
          <w:spacing w:val="2"/>
          <w:position w:val="2"/>
          <w:szCs w:val="24"/>
        </w:rPr>
        <w:t>t</w:t>
      </w:r>
      <w:r w:rsidRPr="00A120E2">
        <w:rPr>
          <w:rFonts w:eastAsia="맑은 고딕" w:hint="eastAsia"/>
          <w:snapToGrid w:val="0"/>
          <w:color w:val="000000" w:themeColor="text1"/>
          <w:spacing w:val="2"/>
          <w:position w:val="2"/>
          <w:szCs w:val="24"/>
        </w:rPr>
        <w:t xml:space="preserve"> = 0, 1, 2 </w:t>
      </w:r>
      <w:proofErr w:type="gramStart"/>
      <w:r w:rsidRPr="00A120E2">
        <w:rPr>
          <w:rFonts w:ascii="굴림" w:eastAsia="굴림" w:hAnsi="굴림" w:hint="eastAsia"/>
          <w:snapToGrid w:val="0"/>
          <w:color w:val="000000" w:themeColor="text1"/>
          <w:spacing w:val="2"/>
          <w:position w:val="2"/>
          <w:szCs w:val="24"/>
        </w:rPr>
        <w:t>…</w:t>
      </w:r>
      <w:proofErr w:type="gramEnd"/>
      <w:r w:rsidRPr="00A120E2">
        <w:rPr>
          <w:rFonts w:ascii="굴림" w:eastAsia="굴림" w:hAnsi="굴림" w:hint="eastAsia"/>
          <w:snapToGrid w:val="0"/>
          <w:color w:val="000000" w:themeColor="text1"/>
          <w:spacing w:val="2"/>
          <w:position w:val="2"/>
          <w:szCs w:val="24"/>
        </w:rPr>
        <w:t xml:space="preserve"> </w:t>
      </w:r>
      <w:r w:rsidR="00877771">
        <w:rPr>
          <w:rFonts w:ascii="굴림" w:eastAsiaTheme="minorEastAsia" w:hAnsi="굴림" w:hint="eastAsia"/>
          <w:snapToGrid w:val="0"/>
          <w:color w:val="000000" w:themeColor="text1"/>
          <w:spacing w:val="2"/>
          <w:position w:val="2"/>
          <w:szCs w:val="24"/>
        </w:rPr>
        <w:t>5</w:t>
      </w:r>
      <w:r w:rsidRPr="00A120E2">
        <w:rPr>
          <w:rFonts w:eastAsia="굴림" w:hint="eastAsia"/>
          <w:snapToGrid w:val="0"/>
          <w:color w:val="000000" w:themeColor="text1"/>
          <w:spacing w:val="2"/>
          <w:position w:val="2"/>
          <w:szCs w:val="24"/>
        </w:rPr>
        <w:t xml:space="preserve">, </w:t>
      </w:r>
      <w:r w:rsidR="00877771">
        <w:rPr>
          <w:rFonts w:eastAsiaTheme="minorEastAsia" w:hint="eastAsia"/>
          <w:snapToGrid w:val="0"/>
          <w:color w:val="000000" w:themeColor="text1"/>
          <w:spacing w:val="2"/>
          <w:position w:val="2"/>
          <w:szCs w:val="24"/>
        </w:rPr>
        <w:t>6</w:t>
      </w:r>
    </w:p>
    <w:p w:rsidR="000357B0" w:rsidRPr="00A120E2" w:rsidRDefault="000357B0" w:rsidP="000357B0">
      <w:pPr>
        <w:adjustRightInd/>
        <w:rPr>
          <w:rFonts w:eastAsia="맑은 고딕"/>
          <w:snapToGrid w:val="0"/>
          <w:color w:val="000000" w:themeColor="text1"/>
          <w:spacing w:val="2"/>
          <w:position w:val="2"/>
          <w:szCs w:val="24"/>
        </w:rPr>
      </w:pPr>
    </w:p>
    <w:p w:rsidR="00D42F65" w:rsidRDefault="000357B0" w:rsidP="000357B0">
      <w:pPr>
        <w:adjustRightInd/>
        <w:ind w:leftChars="59" w:left="142"/>
        <w:rPr>
          <w:ins w:id="2" w:author="DR.M" w:date="2014-12-03T00:51:00Z"/>
          <w:rFonts w:eastAsia="맑은 고딕" w:hint="eastAsia"/>
          <w:color w:val="000000" w:themeColor="text1"/>
          <w:szCs w:val="24"/>
        </w:rPr>
      </w:pPr>
      <w:r w:rsidRPr="00A120E2">
        <w:rPr>
          <w:rFonts w:eastAsia="맑은 고딕"/>
          <w:snapToGrid w:val="0"/>
          <w:color w:val="000000" w:themeColor="text1"/>
          <w:spacing w:val="2"/>
          <w:position w:val="2"/>
          <w:szCs w:val="24"/>
        </w:rPr>
        <w:t>Then, the regression coefficients (</w:t>
      </w:r>
      <m:oMath>
        <m:sSub>
          <m:sSubPr>
            <m:ctrlPr>
              <w:rPr>
                <w:rFonts w:ascii="Cambria Math" w:eastAsia="맑은 고딕" w:hAnsi="Cambria Math"/>
                <w:color w:val="000000" w:themeColor="text1"/>
                <w:szCs w:val="24"/>
              </w:rPr>
            </m:ctrlPr>
          </m:sSubPr>
          <m:e>
            <m:acc>
              <m:accPr>
                <m:chr m:val="̌"/>
                <m:ctrlPr>
                  <w:rPr>
                    <w:rFonts w:ascii="Cambria Math" w:eastAsia="맑은 고딕" w:hAnsi="Cambria Math"/>
                    <w:color w:val="000000" w:themeColor="text1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="맑은 고딕" w:hAnsi="Cambria Math"/>
                    <w:color w:val="000000" w:themeColor="text1"/>
                    <w:szCs w:val="24"/>
                  </w:rPr>
                  <m:t>β</m:t>
                </m:r>
              </m:e>
            </m:acc>
          </m:e>
          <m:sub>
            <m:r>
              <w:rPr>
                <w:rFonts w:ascii="Cambria Math" w:eastAsia="맑은 고딕"/>
                <w:color w:val="000000" w:themeColor="text1"/>
                <w:szCs w:val="24"/>
              </w:rPr>
              <m:t xml:space="preserve">1, </m:t>
            </m:r>
            <m:r>
              <w:rPr>
                <w:rFonts w:ascii="Cambria Math" w:eastAsia="맑은 고딕" w:hAnsi="Cambria Math"/>
                <w:color w:val="000000" w:themeColor="text1"/>
                <w:szCs w:val="24"/>
              </w:rPr>
              <m:t>r,t</m:t>
            </m:r>
          </m:sub>
        </m:sSub>
      </m:oMath>
      <w:r w:rsidRPr="00A120E2">
        <w:rPr>
          <w:rFonts w:eastAsia="맑은 고딕"/>
          <w:color w:val="000000" w:themeColor="text1"/>
          <w:szCs w:val="24"/>
        </w:rPr>
        <w:t>,</w:t>
      </w:r>
      <m:oMath>
        <m:r>
          <m:rPr>
            <m:sty m:val="p"/>
          </m:rPr>
          <w:rPr>
            <w:rFonts w:ascii="Cambria Math" w:eastAsia="맑은 고딕"/>
            <w:color w:val="000000" w:themeColor="text1"/>
            <w:szCs w:val="24"/>
          </w:rPr>
          <m:t xml:space="preserve"> </m:t>
        </m:r>
        <m:sSub>
          <m:sSubPr>
            <m:ctrlPr>
              <w:rPr>
                <w:rFonts w:ascii="Cambria Math" w:eastAsia="맑은 고딕" w:hAnsi="Cambria Math"/>
                <w:color w:val="000000" w:themeColor="text1"/>
                <w:szCs w:val="24"/>
              </w:rPr>
            </m:ctrlPr>
          </m:sSubPr>
          <m:e>
            <m:acc>
              <m:accPr>
                <m:chr m:val="̌"/>
                <m:ctrlPr>
                  <w:rPr>
                    <w:rFonts w:ascii="Cambria Math" w:eastAsia="맑은 고딕" w:hAnsi="Cambria Math"/>
                    <w:color w:val="000000" w:themeColor="text1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="맑은 고딕" w:hAnsi="Cambria Math"/>
                    <w:color w:val="000000" w:themeColor="text1"/>
                    <w:szCs w:val="24"/>
                  </w:rPr>
                  <m:t>β</m:t>
                </m:r>
              </m:e>
            </m:acc>
          </m:e>
          <m:sub>
            <m:r>
              <w:rPr>
                <w:rFonts w:ascii="Cambria Math" w:eastAsia="맑은 고딕"/>
                <w:color w:val="000000" w:themeColor="text1"/>
                <w:szCs w:val="24"/>
              </w:rPr>
              <m:t xml:space="preserve">2, </m:t>
            </m:r>
            <m:r>
              <w:rPr>
                <w:rFonts w:ascii="Cambria Math" w:eastAsia="맑은 고딕" w:hAnsi="Cambria Math"/>
                <w:color w:val="000000" w:themeColor="text1"/>
                <w:szCs w:val="24"/>
              </w:rPr>
              <m:t>r,t</m:t>
            </m:r>
          </m:sub>
        </m:sSub>
      </m:oMath>
      <w:proofErr w:type="gramStart"/>
      <w:r w:rsidRPr="00A120E2">
        <w:rPr>
          <w:rFonts w:eastAsia="맑은 고딕"/>
          <w:color w:val="000000" w:themeColor="text1"/>
          <w:szCs w:val="24"/>
        </w:rPr>
        <w:t xml:space="preserve">, </w:t>
      </w:r>
      <m:oMath>
        <w:proofErr w:type="gramEnd"/>
        <m:sSub>
          <m:sSubPr>
            <m:ctrlPr>
              <w:rPr>
                <w:rFonts w:ascii="Cambria Math" w:eastAsia="맑은 고딕" w:hAnsi="Cambria Math"/>
                <w:color w:val="000000" w:themeColor="text1"/>
                <w:szCs w:val="24"/>
              </w:rPr>
            </m:ctrlPr>
          </m:sSubPr>
          <m:e>
            <m:acc>
              <m:accPr>
                <m:chr m:val="̌"/>
                <m:ctrlPr>
                  <w:rPr>
                    <w:rFonts w:ascii="Cambria Math" w:eastAsia="맑은 고딕" w:hAnsi="Cambria Math"/>
                    <w:color w:val="000000" w:themeColor="text1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="맑은 고딕" w:hAnsi="Cambria Math"/>
                    <w:color w:val="000000" w:themeColor="text1"/>
                    <w:szCs w:val="24"/>
                  </w:rPr>
                  <m:t>β</m:t>
                </m:r>
              </m:e>
            </m:acc>
          </m:e>
          <m:sub>
            <m:r>
              <w:rPr>
                <w:rFonts w:ascii="Cambria Math" w:eastAsia="맑은 고딕"/>
                <w:color w:val="000000" w:themeColor="text1"/>
                <w:szCs w:val="24"/>
              </w:rPr>
              <m:t xml:space="preserve">3, </m:t>
            </m:r>
            <m:r>
              <w:rPr>
                <w:rFonts w:ascii="Cambria Math" w:eastAsia="맑은 고딕" w:hAnsi="Cambria Math"/>
                <w:color w:val="000000" w:themeColor="text1"/>
                <w:szCs w:val="24"/>
              </w:rPr>
              <m:t>r,t</m:t>
            </m:r>
          </m:sub>
        </m:sSub>
      </m:oMath>
      <w:r w:rsidRPr="00A120E2">
        <w:rPr>
          <w:rFonts w:eastAsia="맑은 고딕"/>
          <w:color w:val="000000" w:themeColor="text1"/>
          <w:szCs w:val="24"/>
        </w:rPr>
        <w:t xml:space="preserve">, </w:t>
      </w:r>
      <m:oMath>
        <m:sSub>
          <m:sSubPr>
            <m:ctrlPr>
              <w:rPr>
                <w:rFonts w:ascii="Cambria Math" w:eastAsia="맑은 고딕" w:hAnsi="Cambria Math"/>
                <w:color w:val="000000" w:themeColor="text1"/>
                <w:szCs w:val="24"/>
              </w:rPr>
            </m:ctrlPr>
          </m:sSubPr>
          <m:e>
            <m:acc>
              <m:accPr>
                <m:chr m:val="̌"/>
                <m:ctrlPr>
                  <w:rPr>
                    <w:rFonts w:ascii="Cambria Math" w:eastAsia="맑은 고딕" w:hAnsi="Cambria Math"/>
                    <w:color w:val="000000" w:themeColor="text1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="맑은 고딕" w:hAnsi="Cambria Math"/>
                    <w:color w:val="000000" w:themeColor="text1"/>
                    <w:szCs w:val="24"/>
                  </w:rPr>
                  <m:t>β</m:t>
                </m:r>
              </m:e>
            </m:acc>
          </m:e>
          <m:sub>
            <m:r>
              <w:rPr>
                <w:rFonts w:ascii="Cambria Math" w:eastAsia="맑은 고딕"/>
                <w:color w:val="000000" w:themeColor="text1"/>
                <w:szCs w:val="24"/>
              </w:rPr>
              <m:t xml:space="preserve">4, </m:t>
            </m:r>
            <m:r>
              <w:rPr>
                <w:rFonts w:ascii="Cambria Math" w:eastAsia="맑은 고딕" w:hAnsi="Cambria Math"/>
                <w:color w:val="000000" w:themeColor="text1"/>
                <w:szCs w:val="24"/>
              </w:rPr>
              <m:t>r,t</m:t>
            </m:r>
          </m:sub>
        </m:sSub>
      </m:oMath>
      <w:r w:rsidRPr="00A120E2">
        <w:rPr>
          <w:rFonts w:eastAsia="맑은 고딕"/>
          <w:color w:val="000000" w:themeColor="text1"/>
          <w:szCs w:val="24"/>
        </w:rPr>
        <w:t xml:space="preserve">, </w:t>
      </w:r>
      <m:oMath>
        <m:sSub>
          <m:sSubPr>
            <m:ctrlPr>
              <w:rPr>
                <w:rFonts w:ascii="Cambria Math" w:eastAsia="맑은 고딕" w:hAnsi="Cambria Math"/>
                <w:color w:val="000000" w:themeColor="text1"/>
                <w:szCs w:val="24"/>
              </w:rPr>
            </m:ctrlPr>
          </m:sSubPr>
          <m:e>
            <m:acc>
              <m:accPr>
                <m:chr m:val="̌"/>
                <m:ctrlPr>
                  <w:rPr>
                    <w:rFonts w:ascii="Cambria Math" w:eastAsia="맑은 고딕" w:hAnsi="Cambria Math"/>
                    <w:color w:val="000000" w:themeColor="text1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="맑은 고딕" w:hAnsi="Cambria Math"/>
                    <w:color w:val="000000" w:themeColor="text1"/>
                    <w:szCs w:val="24"/>
                  </w:rPr>
                  <m:t>β</m:t>
                </m:r>
              </m:e>
            </m:acc>
          </m:e>
          <m:sub>
            <m:r>
              <w:rPr>
                <w:rFonts w:ascii="Cambria Math" w:eastAsia="맑은 고딕"/>
                <w:color w:val="000000" w:themeColor="text1"/>
                <w:szCs w:val="24"/>
              </w:rPr>
              <m:t xml:space="preserve">5, </m:t>
            </m:r>
            <m:r>
              <w:rPr>
                <w:rFonts w:ascii="Cambria Math" w:eastAsia="맑은 고딕" w:hAnsi="Cambria Math"/>
                <w:color w:val="000000" w:themeColor="text1"/>
                <w:szCs w:val="24"/>
              </w:rPr>
              <m:t>r,t</m:t>
            </m:r>
          </m:sub>
        </m:sSub>
      </m:oMath>
      <w:r w:rsidRPr="00A120E2">
        <w:rPr>
          <w:rFonts w:eastAsia="맑은 고딕"/>
          <w:color w:val="000000" w:themeColor="text1"/>
          <w:szCs w:val="24"/>
        </w:rPr>
        <w:t>)</w:t>
      </w:r>
      <w:r w:rsidRPr="00A120E2">
        <w:rPr>
          <w:rFonts w:eastAsia="맑은 고딕" w:hint="eastAsia"/>
          <w:color w:val="000000" w:themeColor="text1"/>
          <w:szCs w:val="24"/>
        </w:rPr>
        <w:t xml:space="preserve"> </w:t>
      </w:r>
      <w:r w:rsidRPr="00A120E2">
        <w:rPr>
          <w:rFonts w:eastAsia="맑은 고딕"/>
          <w:color w:val="000000" w:themeColor="text1"/>
          <w:szCs w:val="24"/>
        </w:rPr>
        <w:t xml:space="preserve">and their standard errors </w:t>
      </w:r>
      <w:r w:rsidRPr="00A120E2">
        <w:rPr>
          <w:rFonts w:eastAsia="맑은 고딕" w:hint="eastAsia"/>
          <w:color w:val="000000" w:themeColor="text1"/>
          <w:szCs w:val="24"/>
        </w:rPr>
        <w:t>were used for meta-analysis of each time lag.</w:t>
      </w:r>
    </w:p>
    <w:p w:rsidR="006414AE" w:rsidRDefault="006414AE" w:rsidP="000357B0">
      <w:pPr>
        <w:adjustRightInd/>
        <w:ind w:leftChars="59" w:left="142"/>
        <w:rPr>
          <w:ins w:id="3" w:author="DR.M" w:date="2014-12-03T00:51:00Z"/>
          <w:rFonts w:eastAsia="맑은 고딕" w:hint="eastAsia"/>
          <w:color w:val="000000" w:themeColor="text1"/>
          <w:szCs w:val="24"/>
        </w:rPr>
      </w:pPr>
    </w:p>
    <w:p w:rsidR="006414AE" w:rsidRPr="006414AE" w:rsidRDefault="006414AE" w:rsidP="000357B0">
      <w:pPr>
        <w:adjustRightInd/>
        <w:ind w:leftChars="59" w:left="142"/>
        <w:rPr>
          <w:rFonts w:eastAsia="맑은 고딕"/>
          <w:color w:val="000000" w:themeColor="text1"/>
        </w:rPr>
      </w:pPr>
      <w:ins w:id="4" w:author="DR.M" w:date="2014-12-03T00:51:00Z">
        <w:r>
          <w:rPr>
            <w:rFonts w:eastAsia="맑은 고딕" w:hint="eastAsia"/>
            <w:snapToGrid w:val="0"/>
            <w:color w:val="000000" w:themeColor="text1"/>
            <w:spacing w:val="2"/>
            <w:position w:val="2"/>
            <w:szCs w:val="24"/>
            <w:vertAlign w:val="superscript"/>
          </w:rPr>
          <w:t xml:space="preserve">2 </w:t>
        </w:r>
        <w:r>
          <w:rPr>
            <w:rFonts w:eastAsia="맑은 고딕" w:hint="eastAsia"/>
            <w:snapToGrid w:val="0"/>
            <w:color w:val="000000" w:themeColor="text1"/>
            <w:spacing w:val="2"/>
            <w:position w:val="2"/>
            <w:szCs w:val="24"/>
          </w:rPr>
          <w:t xml:space="preserve">For example, </w:t>
        </w:r>
      </w:ins>
      <w:ins w:id="5" w:author="DR.M" w:date="2014-12-03T00:52:00Z">
        <w:r>
          <w:rPr>
            <w:rFonts w:eastAsia="맑은 고딕" w:hint="eastAsia"/>
            <w:snapToGrid w:val="0"/>
            <w:color w:val="000000" w:themeColor="text1"/>
            <w:spacing w:val="2"/>
            <w:position w:val="2"/>
            <w:szCs w:val="24"/>
          </w:rPr>
          <w:t xml:space="preserve">in 2010, the average national monthly suicide number for 2005-2009 </w:t>
        </w:r>
      </w:ins>
      <w:ins w:id="6" w:author="DR.M" w:date="2014-12-03T00:53:00Z">
        <w:r>
          <w:rPr>
            <w:rFonts w:eastAsia="맑은 고딕" w:hint="eastAsia"/>
            <w:snapToGrid w:val="0"/>
            <w:color w:val="000000" w:themeColor="text1"/>
            <w:spacing w:val="2"/>
            <w:position w:val="2"/>
            <w:szCs w:val="24"/>
          </w:rPr>
          <w:t>were used for seasonality adjustment.</w:t>
        </w:r>
      </w:ins>
    </w:p>
    <w:sectPr w:rsidR="006414AE" w:rsidRPr="006414AE" w:rsidSect="00D42F6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64DD5" w:rsidRDefault="00664DD5" w:rsidP="005E5F9B">
      <w:r>
        <w:separator/>
      </w:r>
    </w:p>
  </w:endnote>
  <w:endnote w:type="continuationSeparator" w:id="0">
    <w:p w:rsidR="00664DD5" w:rsidRDefault="00664DD5" w:rsidP="005E5F9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바탕체">
    <w:altName w:val="Arial Unicode MS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64DD5" w:rsidRDefault="00664DD5" w:rsidP="005E5F9B">
      <w:r>
        <w:separator/>
      </w:r>
    </w:p>
  </w:footnote>
  <w:footnote w:type="continuationSeparator" w:id="0">
    <w:p w:rsidR="00664DD5" w:rsidRDefault="00664DD5" w:rsidP="005E5F9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bordersDoNotSurroundHeader/>
  <w:bordersDoNotSurroundFooter/>
  <w:proofState w:spelling="clean" w:grammar="clean"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357B0"/>
    <w:rsid w:val="00026968"/>
    <w:rsid w:val="000357B0"/>
    <w:rsid w:val="00377D9E"/>
    <w:rsid w:val="00391EF4"/>
    <w:rsid w:val="003C0F1C"/>
    <w:rsid w:val="005716A0"/>
    <w:rsid w:val="005E5F9B"/>
    <w:rsid w:val="00624FCF"/>
    <w:rsid w:val="006414AE"/>
    <w:rsid w:val="00664DD5"/>
    <w:rsid w:val="006E625A"/>
    <w:rsid w:val="00742B64"/>
    <w:rsid w:val="00777D76"/>
    <w:rsid w:val="00785648"/>
    <w:rsid w:val="007E379D"/>
    <w:rsid w:val="00877771"/>
    <w:rsid w:val="0089760F"/>
    <w:rsid w:val="00957925"/>
    <w:rsid w:val="00A120E2"/>
    <w:rsid w:val="00A27501"/>
    <w:rsid w:val="00AF1501"/>
    <w:rsid w:val="00BA781C"/>
    <w:rsid w:val="00C31097"/>
    <w:rsid w:val="00C44DF0"/>
    <w:rsid w:val="00C92928"/>
    <w:rsid w:val="00D42F65"/>
    <w:rsid w:val="00E8317D"/>
    <w:rsid w:val="00ED21E4"/>
    <w:rsid w:val="00F43D71"/>
    <w:rsid w:val="00F664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Theme="minorEastAsia" w:hAnsi="맑은 고딕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57B0"/>
    <w:pPr>
      <w:widowControl w:val="0"/>
      <w:autoSpaceDE w:val="0"/>
      <w:autoSpaceDN w:val="0"/>
      <w:adjustRightInd w:val="0"/>
    </w:pPr>
    <w:rPr>
      <w:rFonts w:ascii="Times New Roman" w:eastAsia="바탕체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357B0"/>
    <w:rPr>
      <w:rFonts w:ascii="맑은 고딕" w:eastAsia="맑은 고딕" w:hAnsi="맑은 고딕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0357B0"/>
    <w:rPr>
      <w:rFonts w:ascii="맑은 고딕" w:eastAsia="맑은 고딕" w:hAnsi="맑은 고딕" w:cs="Times New Roman"/>
      <w:kern w:val="0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5E5F9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5E5F9B"/>
    <w:rPr>
      <w:rFonts w:ascii="Times New Roman" w:eastAsia="바탕체" w:hAnsi="Times New Roman"/>
      <w:sz w:val="24"/>
    </w:rPr>
  </w:style>
  <w:style w:type="paragraph" w:styleId="a5">
    <w:name w:val="footer"/>
    <w:basedOn w:val="a"/>
    <w:link w:val="Char1"/>
    <w:uiPriority w:val="99"/>
    <w:unhideWhenUsed/>
    <w:rsid w:val="005E5F9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5E5F9B"/>
    <w:rPr>
      <w:rFonts w:ascii="Times New Roman" w:eastAsia="바탕체" w:hAnsi="Times New Roman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409</Words>
  <Characters>2337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뜻밖의 의미</dc:creator>
  <cp:keywords/>
  <dc:description/>
  <cp:lastModifiedBy>DR.M</cp:lastModifiedBy>
  <cp:revision>10</cp:revision>
  <dcterms:created xsi:type="dcterms:W3CDTF">2014-01-09T08:39:00Z</dcterms:created>
  <dcterms:modified xsi:type="dcterms:W3CDTF">2014-12-02T15:59:00Z</dcterms:modified>
</cp:coreProperties>
</file>